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355880" w:rsidR="00C70064" w:rsidP="7A83808E" w:rsidRDefault="00C70064" w14:paraId="4376149E" wp14:textId="04679DE7">
      <w:pPr>
        <w:pStyle w:val="Livre"/>
        <w:spacing w:before="120" w:after="120"/>
        <w:ind w:left="709" w:firstLine="709"/>
        <w:jc w:val="center"/>
        <w:rPr>
          <w:rFonts w:ascii="Arial" w:hAnsi="Arial" w:cs="Arial"/>
          <w:b w:val="1"/>
          <w:bCs w:val="1"/>
          <w:noProof w:val="0"/>
          <w:sz w:val="36"/>
          <w:szCs w:val="36"/>
        </w:rPr>
      </w:pPr>
      <w:r w:rsidRPr="7A83808E" w:rsidR="00C70064">
        <w:rPr>
          <w:rFonts w:ascii="Arial" w:hAnsi="Arial" w:cs="Arial"/>
          <w:b w:val="1"/>
          <w:bCs w:val="1"/>
          <w:noProof w:val="0"/>
          <w:sz w:val="36"/>
          <w:szCs w:val="36"/>
        </w:rPr>
        <w:t>I</w:t>
      </w:r>
      <w:r w:rsidRPr="7A83808E" w:rsidR="00C70064">
        <w:rPr>
          <w:rFonts w:ascii="Arial" w:hAnsi="Arial" w:cs="Arial"/>
          <w:b w:val="1"/>
          <w:bCs w:val="1"/>
          <w:noProof w:val="0"/>
          <w:sz w:val="36"/>
          <w:szCs w:val="36"/>
        </w:rPr>
        <w:t>NST</w:t>
      </w:r>
      <w:r w:rsidRPr="7A83808E" w:rsidR="00C70064">
        <w:rPr>
          <w:rFonts w:ascii="Arial" w:hAnsi="Arial" w:cs="Arial"/>
          <w:b w:val="1"/>
          <w:bCs w:val="1"/>
          <w:noProof w:val="0"/>
          <w:sz w:val="36"/>
          <w:szCs w:val="36"/>
        </w:rPr>
        <w:t>ITUTO</w:t>
      </w:r>
      <w:r w:rsidRPr="7A83808E" w:rsidR="00C70064">
        <w:rPr>
          <w:rFonts w:ascii="Arial" w:hAnsi="Arial" w:cs="Arial"/>
          <w:b w:val="1"/>
          <w:bCs w:val="1"/>
          <w:noProof w:val="0"/>
          <w:sz w:val="36"/>
          <w:szCs w:val="36"/>
        </w:rPr>
        <w:t xml:space="preserve"> FEDERAL DE EDUCAÇÃO, CIÊNCIA E TECNOLOGIA DE MINAS GERAIS</w:t>
      </w:r>
    </w:p>
    <w:p xmlns:wp14="http://schemas.microsoft.com/office/word/2010/wordml" w:rsidRPr="00355880" w:rsidR="00C70064" w:rsidP="00355880" w:rsidRDefault="00C70064" w14:paraId="1826B68B" wp14:textId="77777777">
      <w:pPr>
        <w:pStyle w:val="Livre"/>
        <w:spacing w:before="120" w:after="120"/>
        <w:jc w:val="center"/>
        <w:rPr>
          <w:rFonts w:ascii="Arial" w:hAnsi="Arial" w:cs="Arial"/>
          <w:b/>
          <w:bCs/>
          <w:noProof w:val="0"/>
          <w:sz w:val="36"/>
          <w:szCs w:val="36"/>
        </w:rPr>
      </w:pPr>
      <w:r>
        <w:rPr>
          <w:rFonts w:ascii="Arial" w:hAnsi="Arial" w:cs="Arial"/>
          <w:b/>
          <w:bCs/>
          <w:noProof w:val="0"/>
          <w:sz w:val="36"/>
          <w:szCs w:val="36"/>
        </w:rPr>
        <w:t>Ca</w:t>
      </w:r>
      <w:r w:rsidRPr="00355880">
        <w:rPr>
          <w:rFonts w:ascii="Arial" w:hAnsi="Arial" w:cs="Arial"/>
          <w:b/>
          <w:bCs/>
          <w:noProof w:val="0"/>
          <w:sz w:val="36"/>
          <w:szCs w:val="36"/>
        </w:rPr>
        <w:t>mpus Ouro Branco</w:t>
      </w:r>
    </w:p>
    <w:p xmlns:wp14="http://schemas.microsoft.com/office/word/2010/wordml" w:rsidR="00C70064" w:rsidRDefault="00C70064" w14:paraId="672A6659" wp14:textId="77777777">
      <w:pPr>
        <w:pStyle w:val="Livre"/>
        <w:spacing w:before="120" w:after="120"/>
        <w:jc w:val="center"/>
        <w:rPr>
          <w:rFonts w:ascii="Arial" w:hAnsi="Arial" w:cs="Arial"/>
          <w:b/>
          <w:bCs/>
          <w:noProof w:val="0"/>
          <w:sz w:val="28"/>
          <w:szCs w:val="28"/>
        </w:rPr>
      </w:pPr>
    </w:p>
    <w:p xmlns:wp14="http://schemas.microsoft.com/office/word/2010/wordml" w:rsidR="00C70064" w:rsidRDefault="00C70064" w14:paraId="0A37501D" wp14:textId="77777777">
      <w:pPr>
        <w:pStyle w:val="Livre"/>
        <w:spacing w:before="120" w:after="120"/>
        <w:jc w:val="center"/>
        <w:rPr>
          <w:rFonts w:ascii="Arial" w:hAnsi="Arial" w:cs="Arial"/>
          <w:b/>
          <w:bCs/>
          <w:noProof w:val="0"/>
          <w:sz w:val="28"/>
          <w:szCs w:val="28"/>
        </w:rPr>
      </w:pPr>
    </w:p>
    <w:p xmlns:wp14="http://schemas.microsoft.com/office/word/2010/wordml" w:rsidR="00C70064" w:rsidRDefault="00C70064" w14:paraId="5DAB6C7B" wp14:textId="77777777">
      <w:pPr>
        <w:pStyle w:val="Livre"/>
        <w:spacing w:before="120" w:after="120"/>
        <w:jc w:val="center"/>
        <w:rPr>
          <w:rFonts w:ascii="Arial" w:hAnsi="Arial" w:cs="Arial"/>
          <w:b/>
          <w:bCs/>
          <w:noProof w:val="0"/>
          <w:sz w:val="28"/>
          <w:szCs w:val="28"/>
        </w:rPr>
      </w:pPr>
    </w:p>
    <w:p xmlns:wp14="http://schemas.microsoft.com/office/word/2010/wordml" w:rsidR="00C70064" w:rsidP="00F306CC" w:rsidRDefault="00C70064" w14:paraId="62D33797" wp14:textId="77777777">
      <w:pPr>
        <w:pStyle w:val="Livre"/>
        <w:spacing w:before="240" w:after="240"/>
        <w:jc w:val="center"/>
        <w:rPr>
          <w:rFonts w:ascii="Arial" w:hAnsi="Arial" w:cs="Arial"/>
          <w:b/>
          <w:bCs/>
          <w:sz w:val="38"/>
          <w:szCs w:val="38"/>
        </w:rPr>
      </w:pPr>
      <w:r>
        <w:rPr>
          <w:rFonts w:ascii="Arial" w:hAnsi="Arial" w:cs="Arial"/>
          <w:b/>
          <w:bCs/>
          <w:sz w:val="38"/>
          <w:szCs w:val="38"/>
        </w:rPr>
        <w:t xml:space="preserve">Documentação de Desenvolvimento de Projeto de </w:t>
      </w:r>
      <w:r w:rsidRPr="006C4460">
        <w:rPr>
          <w:rFonts w:ascii="Arial" w:hAnsi="Arial" w:cs="Arial"/>
          <w:b/>
          <w:bCs/>
          <w:i/>
          <w:iCs/>
          <w:sz w:val="38"/>
          <w:szCs w:val="38"/>
        </w:rPr>
        <w:t>Software</w:t>
      </w:r>
    </w:p>
    <w:p xmlns:wp14="http://schemas.microsoft.com/office/word/2010/wordml" w:rsidR="00C70064" w:rsidP="4FE27CD7" w:rsidRDefault="00C70064" w14:paraId="58430DE5" wp14:textId="11B27E0C">
      <w:pPr>
        <w:pStyle w:val="Livre"/>
        <w:bidi w:val="0"/>
        <w:spacing w:before="240" w:beforeAutospacing="off" w:after="240" w:afterAutospacing="off" w:line="259" w:lineRule="auto"/>
        <w:ind w:left="0" w:right="0"/>
        <w:jc w:val="center"/>
        <w:rPr>
          <w:rFonts w:ascii="Arial" w:hAnsi="Arial" w:cs="Arial"/>
          <w:b w:val="1"/>
          <w:bCs w:val="1"/>
          <w:noProof w:val="0"/>
          <w:sz w:val="38"/>
          <w:szCs w:val="38"/>
        </w:rPr>
      </w:pPr>
    </w:p>
    <w:p xmlns:wp14="http://schemas.microsoft.com/office/word/2010/wordml" w:rsidR="00C70064" w:rsidP="4FE27CD7" w:rsidRDefault="00C70064" w14:paraId="02EB378F" wp14:textId="7218F482">
      <w:pPr>
        <w:pStyle w:val="Livre"/>
        <w:bidi w:val="0"/>
        <w:spacing w:before="240" w:beforeAutospacing="off" w:after="240" w:afterAutospacing="off" w:line="259" w:lineRule="auto"/>
        <w:ind w:left="0" w:right="0"/>
        <w:jc w:val="center"/>
        <w:rPr>
          <w:rFonts w:ascii="Arial" w:hAnsi="Arial" w:cs="Arial"/>
          <w:b w:val="1"/>
          <w:bCs w:val="1"/>
          <w:noProof w:val="0"/>
          <w:sz w:val="38"/>
          <w:szCs w:val="38"/>
        </w:rPr>
      </w:pPr>
      <w:proofErr w:type="spellStart"/>
      <w:r w:rsidRPr="2E0EF67B" w:rsidR="01D2EB87">
        <w:rPr>
          <w:rFonts w:ascii="Arial" w:hAnsi="Arial" w:cs="Arial"/>
          <w:b w:val="1"/>
          <w:bCs w:val="1"/>
          <w:noProof w:val="0"/>
          <w:sz w:val="38"/>
          <w:szCs w:val="38"/>
        </w:rPr>
        <w:t>Autella</w:t>
      </w:r>
      <w:proofErr w:type="spellEnd"/>
    </w:p>
    <w:p xmlns:wp14="http://schemas.microsoft.com/office/word/2010/wordml" w:rsidR="00C70064" w:rsidP="00355880" w:rsidRDefault="00C70064" w14:paraId="29D6B04F" wp14:textId="77777777">
      <w:pPr>
        <w:pStyle w:val="Livre"/>
        <w:spacing w:before="240" w:after="240"/>
        <w:jc w:val="center"/>
        <w:outlineLvl w:val="0"/>
        <w:rPr>
          <w:rFonts w:ascii="Arial" w:hAnsi="Arial" w:cs="Arial"/>
          <w:b/>
          <w:bCs/>
          <w:noProof w:val="0"/>
          <w:sz w:val="28"/>
          <w:szCs w:val="28"/>
        </w:rPr>
      </w:pPr>
      <w:r>
        <w:rPr>
          <w:rFonts w:ascii="Arial" w:hAnsi="Arial" w:cs="Arial"/>
          <w:b/>
          <w:bCs/>
          <w:noProof w:val="0"/>
          <w:sz w:val="26"/>
          <w:szCs w:val="26"/>
        </w:rPr>
        <w:t xml:space="preserve"> </w:t>
      </w:r>
    </w:p>
    <w:p xmlns:wp14="http://schemas.microsoft.com/office/word/2010/wordml" w:rsidR="00C70064" w:rsidRDefault="00C70064" w14:paraId="789FA2F7" wp14:textId="0ACA3F73">
      <w:pPr>
        <w:pStyle w:val="BodyText"/>
        <w:rPr>
          <w:rFonts w:ascii="Arial" w:hAnsi="Arial" w:cs="Arial"/>
          <w:sz w:val="24"/>
          <w:szCs w:val="24"/>
        </w:rPr>
      </w:pPr>
      <w:r w:rsidRPr="4ECD6E24" w:rsidR="00C70064">
        <w:rPr>
          <w:rFonts w:ascii="Arial" w:hAnsi="Arial" w:cs="Arial"/>
          <w:b w:val="1"/>
          <w:bCs w:val="1"/>
          <w:sz w:val="24"/>
          <w:szCs w:val="24"/>
        </w:rPr>
        <w:t xml:space="preserve">Alunos: </w:t>
      </w:r>
      <w:r w:rsidRPr="4ECD6E24" w:rsidR="139E27AC">
        <w:rPr>
          <w:rFonts w:ascii="Arial" w:hAnsi="Arial" w:cs="Arial"/>
          <w:i w:val="0"/>
          <w:iCs w:val="0"/>
          <w:sz w:val="24"/>
          <w:szCs w:val="24"/>
        </w:rPr>
        <w:t>João Gabriel</w:t>
      </w:r>
      <w:r w:rsidRPr="4ECD6E24" w:rsidR="39DF5CBD">
        <w:rPr>
          <w:rFonts w:ascii="Arial" w:hAnsi="Arial" w:cs="Arial"/>
          <w:i w:val="0"/>
          <w:iCs w:val="0"/>
          <w:sz w:val="24"/>
          <w:szCs w:val="24"/>
        </w:rPr>
        <w:t xml:space="preserve"> Alves Júnior</w:t>
      </w:r>
      <w:r w:rsidRPr="4ECD6E24" w:rsidR="139E27AC">
        <w:rPr>
          <w:rFonts w:ascii="Arial" w:hAnsi="Arial" w:cs="Arial"/>
          <w:i w:val="0"/>
          <w:iCs w:val="0"/>
          <w:sz w:val="24"/>
          <w:szCs w:val="24"/>
        </w:rPr>
        <w:t>, José Roberto Martins Costa Júnior e Nicholas Gabriel Rocha Ferreira</w:t>
      </w:r>
    </w:p>
    <w:p xmlns:wp14="http://schemas.microsoft.com/office/word/2010/wordml" w:rsidR="00C70064" w:rsidRDefault="00C70064" w14:paraId="41C8F396" wp14:textId="77777777">
      <w:pPr>
        <w:pStyle w:val="BodyText"/>
        <w:rPr>
          <w:rFonts w:ascii="Arial" w:hAnsi="Arial" w:cs="Arial"/>
          <w:sz w:val="24"/>
          <w:szCs w:val="24"/>
        </w:rPr>
      </w:pPr>
    </w:p>
    <w:p xmlns:wp14="http://schemas.microsoft.com/office/word/2010/wordml" w:rsidR="00C70064" w:rsidRDefault="00C70064" w14:paraId="53E35F87" wp14:textId="20AC85A5">
      <w:pPr>
        <w:pStyle w:val="BodyText"/>
        <w:rPr>
          <w:rFonts w:ascii="Arial" w:hAnsi="Arial" w:cs="Arial"/>
          <w:b w:val="1"/>
          <w:bCs w:val="1"/>
          <w:sz w:val="24"/>
          <w:szCs w:val="24"/>
        </w:rPr>
      </w:pPr>
      <w:r w:rsidRPr="4ECD6E24" w:rsidR="00C70064">
        <w:rPr>
          <w:rFonts w:ascii="Arial" w:hAnsi="Arial" w:cs="Arial"/>
          <w:b w:val="1"/>
          <w:bCs w:val="1"/>
          <w:sz w:val="24"/>
          <w:szCs w:val="24"/>
        </w:rPr>
        <w:t xml:space="preserve">Turma: </w:t>
      </w:r>
      <w:r w:rsidRPr="4ECD6E24" w:rsidR="022E68DF">
        <w:rPr>
          <w:rFonts w:ascii="Arial" w:hAnsi="Arial" w:cs="Arial"/>
          <w:b w:val="0"/>
          <w:bCs w:val="0"/>
          <w:sz w:val="24"/>
          <w:szCs w:val="24"/>
        </w:rPr>
        <w:t>Informática 3</w:t>
      </w:r>
    </w:p>
    <w:p xmlns:wp14="http://schemas.microsoft.com/office/word/2010/wordml" w:rsidR="00C70064" w:rsidRDefault="00C70064" w14:paraId="72A3D3EC" wp14:textId="77777777">
      <w:pPr>
        <w:pStyle w:val="BodyText"/>
        <w:rPr>
          <w:rFonts w:ascii="Arial" w:hAnsi="Arial" w:cs="Arial"/>
          <w:b/>
          <w:bCs/>
          <w:sz w:val="24"/>
          <w:szCs w:val="24"/>
        </w:rPr>
      </w:pPr>
    </w:p>
    <w:p xmlns:wp14="http://schemas.microsoft.com/office/word/2010/wordml" w:rsidR="00C70064" w:rsidRDefault="00C70064" w14:paraId="0E27B00A" wp14:textId="329CB606">
      <w:pPr>
        <w:pStyle w:val="BodyText"/>
        <w:rPr>
          <w:rFonts w:ascii="Arial" w:hAnsi="Arial" w:cs="Arial"/>
          <w:b w:val="1"/>
          <w:bCs w:val="1"/>
          <w:sz w:val="24"/>
          <w:szCs w:val="24"/>
        </w:rPr>
      </w:pPr>
    </w:p>
    <w:p xmlns:wp14="http://schemas.microsoft.com/office/word/2010/wordml" w:rsidR="00C70064" w:rsidRDefault="00C70064" w14:paraId="3656B9AB" wp14:textId="709FAAF2">
      <w:pPr>
        <w:pStyle w:val="BodyText"/>
        <w:rPr>
          <w:rFonts w:ascii="Arial" w:hAnsi="Arial" w:cs="Arial"/>
          <w:b w:val="1"/>
          <w:bCs w:val="1"/>
          <w:sz w:val="24"/>
          <w:szCs w:val="24"/>
        </w:rPr>
      </w:pPr>
    </w:p>
    <w:p w:rsidR="2E0EF67B" w:rsidP="2E0EF67B" w:rsidRDefault="2E0EF67B" w14:paraId="3440C1E5" w14:textId="2DA9799F">
      <w:pPr>
        <w:pStyle w:val="BodyText"/>
        <w:rPr>
          <w:rFonts w:ascii="Arial" w:hAnsi="Arial" w:cs="Arial"/>
          <w:b w:val="1"/>
          <w:bCs w:val="1"/>
          <w:sz w:val="24"/>
          <w:szCs w:val="24"/>
        </w:rPr>
      </w:pPr>
    </w:p>
    <w:p w:rsidR="2E0EF67B" w:rsidP="2E0EF67B" w:rsidRDefault="2E0EF67B" w14:paraId="5CB50F50" w14:textId="55AFEE77">
      <w:pPr>
        <w:pStyle w:val="BodyText"/>
        <w:rPr>
          <w:rFonts w:ascii="Arial" w:hAnsi="Arial" w:cs="Arial"/>
          <w:b w:val="1"/>
          <w:bCs w:val="1"/>
          <w:sz w:val="24"/>
          <w:szCs w:val="24"/>
        </w:rPr>
      </w:pPr>
    </w:p>
    <w:p w:rsidR="2E0EF67B" w:rsidP="2E0EF67B" w:rsidRDefault="2E0EF67B" w14:paraId="0DB63140" w14:textId="6644DB37">
      <w:pPr>
        <w:pStyle w:val="BodyText"/>
        <w:rPr>
          <w:rFonts w:ascii="Arial" w:hAnsi="Arial" w:cs="Arial"/>
          <w:b w:val="1"/>
          <w:bCs w:val="1"/>
          <w:sz w:val="24"/>
          <w:szCs w:val="24"/>
        </w:rPr>
      </w:pPr>
    </w:p>
    <w:p w:rsidR="2E0EF67B" w:rsidP="2E0EF67B" w:rsidRDefault="2E0EF67B" w14:paraId="782EEE8A" w14:textId="70E69F58">
      <w:pPr>
        <w:pStyle w:val="BodyText"/>
        <w:rPr>
          <w:rFonts w:ascii="Arial" w:hAnsi="Arial" w:cs="Arial"/>
          <w:b w:val="1"/>
          <w:bCs w:val="1"/>
          <w:sz w:val="24"/>
          <w:szCs w:val="24"/>
        </w:rPr>
      </w:pPr>
    </w:p>
    <w:p w:rsidR="2E0EF67B" w:rsidP="2E0EF67B" w:rsidRDefault="2E0EF67B" w14:paraId="343DC6B3" w14:textId="67D2BC69">
      <w:pPr>
        <w:pStyle w:val="BodyText"/>
        <w:rPr>
          <w:rFonts w:ascii="Arial" w:hAnsi="Arial" w:cs="Arial"/>
          <w:b w:val="1"/>
          <w:bCs w:val="1"/>
          <w:sz w:val="24"/>
          <w:szCs w:val="24"/>
        </w:rPr>
      </w:pPr>
    </w:p>
    <w:p w:rsidR="2E0EF67B" w:rsidP="2E0EF67B" w:rsidRDefault="2E0EF67B" w14:paraId="3BF9388B" w14:textId="43A36D09">
      <w:pPr>
        <w:pStyle w:val="BodyText"/>
        <w:rPr>
          <w:rFonts w:ascii="Arial" w:hAnsi="Arial" w:cs="Arial"/>
          <w:b w:val="1"/>
          <w:bCs w:val="1"/>
          <w:sz w:val="24"/>
          <w:szCs w:val="24"/>
        </w:rPr>
      </w:pPr>
    </w:p>
    <w:p w:rsidR="2E0EF67B" w:rsidP="2E0EF67B" w:rsidRDefault="2E0EF67B" w14:paraId="488D4546" w14:textId="7F166E7B">
      <w:pPr>
        <w:pStyle w:val="BodyText"/>
        <w:rPr>
          <w:rFonts w:ascii="Arial" w:hAnsi="Arial" w:cs="Arial"/>
          <w:b w:val="1"/>
          <w:bCs w:val="1"/>
          <w:sz w:val="24"/>
          <w:szCs w:val="24"/>
        </w:rPr>
      </w:pPr>
    </w:p>
    <w:p w:rsidR="2E0EF67B" w:rsidP="2E0EF67B" w:rsidRDefault="2E0EF67B" w14:paraId="57534A23" w14:textId="6D6B1520">
      <w:pPr>
        <w:pStyle w:val="BodyText"/>
        <w:rPr>
          <w:rFonts w:ascii="Arial" w:hAnsi="Arial" w:cs="Arial"/>
          <w:b w:val="1"/>
          <w:bCs w:val="1"/>
          <w:sz w:val="24"/>
          <w:szCs w:val="24"/>
        </w:rPr>
      </w:pPr>
    </w:p>
    <w:p w:rsidR="2E0EF67B" w:rsidP="2E0EF67B" w:rsidRDefault="2E0EF67B" w14:paraId="7F99B0D9" w14:textId="66FEF444">
      <w:pPr>
        <w:pStyle w:val="BodyText"/>
        <w:rPr>
          <w:rFonts w:ascii="Arial" w:hAnsi="Arial" w:cs="Arial"/>
          <w:b w:val="1"/>
          <w:bCs w:val="1"/>
          <w:sz w:val="24"/>
          <w:szCs w:val="24"/>
        </w:rPr>
      </w:pPr>
    </w:p>
    <w:p xmlns:wp14="http://schemas.microsoft.com/office/word/2010/wordml" w:rsidR="00C70064" w:rsidRDefault="00C70064" w14:paraId="45FB0818" wp14:textId="77777777">
      <w:pPr>
        <w:pStyle w:val="BodyText"/>
        <w:rPr>
          <w:rFonts w:ascii="Arial" w:hAnsi="Arial" w:cs="Arial"/>
          <w:b/>
          <w:bCs/>
          <w:sz w:val="24"/>
          <w:szCs w:val="24"/>
        </w:rPr>
      </w:pPr>
    </w:p>
    <w:p xmlns:wp14="http://schemas.microsoft.com/office/word/2010/wordml" w:rsidR="00C70064" w:rsidRDefault="00C70064" w14:paraId="760FD440" wp14:textId="77777777">
      <w:pPr>
        <w:pStyle w:val="Livre"/>
        <w:spacing w:before="600"/>
        <w:jc w:val="center"/>
        <w:outlineLvl w:val="0"/>
        <w:rPr>
          <w:rFonts w:ascii="Arial" w:hAnsi="Arial" w:cs="Arial"/>
          <w:noProof w:val="0"/>
          <w:sz w:val="24"/>
          <w:szCs w:val="24"/>
        </w:rPr>
      </w:pPr>
      <w:r w:rsidRPr="4ECD6E24" w:rsidR="00C70064">
        <w:rPr>
          <w:rFonts w:ascii="Arial" w:hAnsi="Arial" w:cs="Arial"/>
          <w:noProof w:val="0"/>
          <w:sz w:val="24"/>
          <w:szCs w:val="24"/>
        </w:rPr>
        <w:t>Ouro Branco - MG</w:t>
      </w:r>
    </w:p>
    <w:p w:rsidR="134929B8" w:rsidP="4ECD6E24" w:rsidRDefault="134929B8" w14:paraId="2D039DBA" w14:textId="1F8746CE">
      <w:pPr>
        <w:pStyle w:val="Livre"/>
        <w:bidi w:val="0"/>
        <w:spacing w:before="600" w:beforeAutospacing="off" w:after="0" w:afterAutospacing="off" w:line="259" w:lineRule="auto"/>
        <w:ind w:left="0" w:right="0"/>
        <w:jc w:val="center"/>
      </w:pPr>
      <w:r w:rsidRPr="4FE27CD7" w:rsidR="134929B8">
        <w:rPr>
          <w:rFonts w:ascii="Arial" w:hAnsi="Arial" w:cs="Arial"/>
          <w:noProof w:val="0"/>
          <w:sz w:val="24"/>
          <w:szCs w:val="24"/>
        </w:rPr>
        <w:t>08/09/2020</w:t>
      </w:r>
    </w:p>
    <w:p w:rsidR="4FE27CD7" w:rsidP="4FE27CD7" w:rsidRDefault="4FE27CD7" w14:paraId="645548E3" w14:textId="2C8DFBBB">
      <w:pPr>
        <w:pStyle w:val="Heading2"/>
        <w:ind w:left="0"/>
      </w:pPr>
    </w:p>
    <w:p w:rsidR="2E0EF67B" w:rsidP="2E0EF67B" w:rsidRDefault="2E0EF67B" w14:paraId="0F55AAE1" w14:textId="60CFDB71">
      <w:pPr>
        <w:pStyle w:val="Heading2"/>
        <w:ind w:left="0"/>
      </w:pPr>
    </w:p>
    <w:p w:rsidR="2E0EF67B" w:rsidP="2E0EF67B" w:rsidRDefault="2E0EF67B" w14:paraId="3AAFF387" w14:textId="4A001C19">
      <w:pPr>
        <w:pStyle w:val="Normal"/>
      </w:pPr>
    </w:p>
    <w:p w:rsidR="2E0EF67B" w:rsidP="2E0EF67B" w:rsidRDefault="2E0EF67B" w14:paraId="50331AB7" w14:textId="1ED4A130">
      <w:pPr>
        <w:pStyle w:val="Heading2"/>
        <w:ind w:left="0"/>
      </w:pPr>
    </w:p>
    <w:p xmlns:wp14="http://schemas.microsoft.com/office/word/2010/wordml" w:rsidR="00C70064" w:rsidP="4FE27CD7" w:rsidRDefault="00C70064" w14:paraId="6E38642B" wp14:textId="29A046CF">
      <w:pPr>
        <w:pStyle w:val="Heading2"/>
        <w:ind w:left="0"/>
      </w:pPr>
      <w:r w:rsidR="5194E358">
        <w:rPr/>
        <w:t xml:space="preserve">1. </w:t>
      </w:r>
      <w:r w:rsidR="00C70064">
        <w:rPr/>
        <w:t>Descrição do minimundo</w:t>
      </w:r>
    </w:p>
    <w:p w:rsidR="4FE27CD7" w:rsidP="4FE27CD7" w:rsidRDefault="4FE27CD7" w14:paraId="541D6266" w14:textId="0EC25481">
      <w:pPr>
        <w:spacing w:line="240" w:lineRule="auto"/>
        <w:jc w:val="both"/>
        <w:rPr>
          <w:rFonts w:ascii="Arial" w:hAnsi="Arial" w:eastAsia="Arial" w:cs="Arial"/>
          <w:noProof w:val="0"/>
          <w:sz w:val="22"/>
          <w:szCs w:val="22"/>
          <w:lang w:val="pt-BR"/>
        </w:rPr>
      </w:pPr>
    </w:p>
    <w:p w:rsidR="4B7C6D5A" w:rsidP="4FE27CD7" w:rsidRDefault="4B7C6D5A" w14:paraId="1BC0C5AA" w14:textId="25B7EDEC">
      <w:pPr>
        <w:pStyle w:val="Normal"/>
        <w:spacing w:line="24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E0EF67B" w:rsidR="4B7C6D5A">
        <w:rPr>
          <w:rFonts w:ascii="Arial" w:hAnsi="Arial" w:eastAsia="Arial" w:cs="Arial"/>
          <w:noProof w:val="0"/>
          <w:sz w:val="24"/>
          <w:szCs w:val="24"/>
          <w:lang w:val="pt-BR"/>
        </w:rPr>
        <w:t>O Instituto Federal de Minas Gerais - Campus Ouro Branco é uma instituição integrante da Rede Fe</w:t>
      </w:r>
      <w:r w:rsidRPr="2E0EF67B" w:rsidR="4909FE10">
        <w:rPr>
          <w:rFonts w:ascii="Arial" w:hAnsi="Arial" w:eastAsia="Arial" w:cs="Arial"/>
          <w:noProof w:val="0"/>
          <w:sz w:val="24"/>
          <w:szCs w:val="24"/>
          <w:lang w:val="pt-BR"/>
        </w:rPr>
        <w:t>d</w:t>
      </w:r>
      <w:r w:rsidRPr="2E0EF67B" w:rsidR="4B7C6D5A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eral de Educação Profissional e Tecnológica do Ministério da Educação que oferta, principalmente, cursos técnicos integrados e superiores. </w:t>
      </w:r>
      <w:r w:rsidRPr="2E0EF67B" w:rsidR="559C7ACC">
        <w:rPr>
          <w:rFonts w:ascii="Arial" w:hAnsi="Arial" w:eastAsia="Arial" w:cs="Arial"/>
          <w:noProof w:val="0"/>
          <w:sz w:val="24"/>
          <w:szCs w:val="24"/>
          <w:lang w:val="pt-BR"/>
        </w:rPr>
        <w:t>E</w:t>
      </w:r>
      <w:r w:rsidRPr="2E0EF67B" w:rsidR="4B7C6D5A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m suas diretrizes do ensino médio integrado determina a realização trimestral de uma prova global que abrange todas as disciplinas básicas e possui dois dias de duração, </w:t>
      </w:r>
      <w:r w:rsidRPr="2E0EF67B" w:rsidR="4B7C6D5A">
        <w:rPr>
          <w:rFonts w:ascii="Arial" w:hAnsi="Arial" w:eastAsia="Arial" w:cs="Arial"/>
          <w:noProof w:val="0"/>
          <w:sz w:val="24"/>
          <w:szCs w:val="24"/>
          <w:lang w:val="pt-BR"/>
        </w:rPr>
        <w:t>aproximando-se bastante com o formato do Exame Nacional do Ensino Médio (ENEM).  Assim, a responsabilidade de criar, aplicar, corrigir e divulgar as notas dessa prova recai ao coordenador do curso e aos professores das áreas básicas</w:t>
      </w:r>
      <w:r w:rsidRPr="2E0EF67B" w:rsidR="1CA49187">
        <w:rPr>
          <w:rFonts w:ascii="Arial" w:hAnsi="Arial" w:eastAsia="Arial" w:cs="Arial"/>
          <w:noProof w:val="0"/>
          <w:sz w:val="24"/>
          <w:szCs w:val="24"/>
          <w:lang w:val="pt-BR"/>
        </w:rPr>
        <w:t>. L</w:t>
      </w:r>
      <w:r w:rsidRPr="2E0EF67B" w:rsidR="4B7C6D5A">
        <w:rPr>
          <w:rFonts w:ascii="Arial" w:hAnsi="Arial" w:eastAsia="Arial" w:cs="Arial"/>
          <w:noProof w:val="0"/>
          <w:sz w:val="24"/>
          <w:szCs w:val="24"/>
          <w:lang w:val="pt-BR"/>
        </w:rPr>
        <w:t>ogo, percebesse que é um processo muito trabalhoso, já que todo esse processo é feito manualmente.</w:t>
      </w:r>
    </w:p>
    <w:p w:rsidR="4FE27CD7" w:rsidP="4FE27CD7" w:rsidRDefault="4FE27CD7" w14:paraId="416ED79E" w14:textId="5648418B">
      <w:pPr>
        <w:pStyle w:val="Normal"/>
        <w:spacing w:line="24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B7C6D5A" w:rsidP="2E0EF67B" w:rsidRDefault="4B7C6D5A" w14:paraId="1B5F1541" w14:textId="5C9AA28F">
      <w:pPr>
        <w:pStyle w:val="Normal"/>
        <w:spacing w:line="24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E0EF67B" w:rsidR="4B7C6D5A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Desse modo, pensando justamente nesse problema apresentado, </w:t>
      </w:r>
      <w:r w:rsidRPr="2E0EF67B" w:rsidR="06DD379F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em 2019 </w:t>
      </w:r>
      <w:r w:rsidRPr="2E0EF67B" w:rsidR="4B7C6D5A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as alunas Érica Helena e Laura </w:t>
      </w:r>
      <w:proofErr w:type="spellStart"/>
      <w:r w:rsidRPr="2E0EF67B" w:rsidR="4B7C6D5A">
        <w:rPr>
          <w:rFonts w:ascii="Arial" w:hAnsi="Arial" w:eastAsia="Arial" w:cs="Arial"/>
          <w:noProof w:val="0"/>
          <w:sz w:val="24"/>
          <w:szCs w:val="24"/>
          <w:lang w:val="pt-BR"/>
        </w:rPr>
        <w:t>Fabrícia</w:t>
      </w:r>
      <w:proofErr w:type="spellEnd"/>
      <w:r w:rsidRPr="2E0EF67B" w:rsidR="4B7C6D5A">
        <w:rPr>
          <w:rFonts w:ascii="Arial" w:hAnsi="Arial" w:eastAsia="Arial" w:cs="Arial"/>
          <w:noProof w:val="0"/>
          <w:sz w:val="24"/>
          <w:szCs w:val="24"/>
          <w:lang w:val="pt-BR"/>
        </w:rPr>
        <w:t>, do curso técnico integrado em Informática (3° ano), conceberam a ideia de uma aplicação chamada Banco de Questões – Prova Global, que teria o objetivo de facilitar uma parte desse processo de criação das provas globais, oferecendo recursos de cadastro, formatação e armazenamento de exercícios e suas respectivas respostas.</w:t>
      </w:r>
    </w:p>
    <w:p w:rsidR="4FE27CD7" w:rsidP="4FE27CD7" w:rsidRDefault="4FE27CD7" w14:paraId="001D6426" w14:textId="645B70E4">
      <w:pPr>
        <w:pStyle w:val="Normal"/>
        <w:spacing w:line="24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B7C6D5A" w:rsidP="2E0EF67B" w:rsidRDefault="4B7C6D5A" w14:paraId="6433151D" w14:textId="20286B09">
      <w:pPr>
        <w:pStyle w:val="Normal"/>
        <w:spacing w:line="24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E0EF67B" w:rsidR="4B7C6D5A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Portanto, </w:t>
      </w:r>
      <w:proofErr w:type="spellStart"/>
      <w:r w:rsidRPr="2E0EF67B" w:rsidR="4B7C6D5A">
        <w:rPr>
          <w:rFonts w:ascii="Arial" w:hAnsi="Arial" w:eastAsia="Arial" w:cs="Arial"/>
          <w:noProof w:val="0"/>
          <w:sz w:val="24"/>
          <w:szCs w:val="24"/>
          <w:lang w:val="pt-BR"/>
        </w:rPr>
        <w:t>Autella</w:t>
      </w:r>
      <w:proofErr w:type="spellEnd"/>
      <w:r w:rsidRPr="2E0EF67B" w:rsidR="4B7C6D5A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visa dar continuidade as atividades iniciais dessas duas alunas para no fim culminar na criação de uma plataforma web que permita que um usuário cadastre-se, faça login e usufrua de recursos de formatação de texto e de um banco de questões para a criar e armazenar questões e, por conseguinte, gerar tanto provas comuns quanto provas globais.</w:t>
      </w:r>
    </w:p>
    <w:p w:rsidR="4FE27CD7" w:rsidP="2E0EF67B" w:rsidRDefault="4FE27CD7" w14:paraId="27972A2E" w14:textId="2631A7EE">
      <w:pPr>
        <w:pStyle w:val="Normal"/>
        <w:spacing w:line="240" w:lineRule="auto"/>
        <w:jc w:val="both"/>
        <w:rPr>
          <w:rFonts w:ascii="Arial" w:hAnsi="Arial" w:eastAsia="Arial" w:cs="Arial"/>
          <w:noProof w:val="0"/>
          <w:sz w:val="22"/>
          <w:szCs w:val="22"/>
          <w:lang w:val="pt-BR"/>
        </w:rPr>
      </w:pPr>
    </w:p>
    <w:p xmlns:wp14="http://schemas.microsoft.com/office/word/2010/wordml" w:rsidRPr="00804018" w:rsidR="00C70064" w:rsidP="2E0EF67B" w:rsidRDefault="00C70064" w14:paraId="102F9942" wp14:textId="126ABCDB">
      <w:pPr>
        <w:pStyle w:val="Normal"/>
        <w:spacing w:before="120" w:line="240" w:lineRule="auto"/>
        <w:jc w:val="both"/>
        <w:rPr>
          <w:rFonts w:ascii="Arial" w:hAnsi="Arial" w:eastAsia="Arial" w:cs="Arial"/>
          <w:noProof w:val="0"/>
          <w:sz w:val="22"/>
          <w:szCs w:val="22"/>
          <w:lang w:val="pt-BR"/>
        </w:rPr>
      </w:pPr>
    </w:p>
    <w:p xmlns:wp14="http://schemas.microsoft.com/office/word/2010/wordml" w:rsidRPr="00804018" w:rsidR="00C70064" w:rsidP="4FE27CD7" w:rsidRDefault="00C70064" w14:paraId="336872B7" wp14:textId="1018BD77">
      <w:pPr>
        <w:pStyle w:val="Heading2"/>
        <w:spacing w:before="120"/>
        <w:jc w:val="both"/>
      </w:pPr>
      <w:r w:rsidR="187CE8F0">
        <w:rPr/>
        <w:t xml:space="preserve">2. </w:t>
      </w:r>
      <w:r w:rsidR="00C70064">
        <w:rPr/>
        <w:t xml:space="preserve">Lista de </w:t>
      </w:r>
      <w:r w:rsidR="00C70064">
        <w:rPr/>
        <w:t>funções</w:t>
      </w:r>
      <w:r w:rsidR="4FFC45C2">
        <w:rPr/>
        <w:t>:</w:t>
      </w:r>
      <w:commentRangeStart w:id="321953697"/>
      <w:commentRangeEnd w:id="321953697"/>
      <w:r>
        <w:rPr>
          <w:rStyle w:val="CommentReference"/>
        </w:rPr>
        <w:commentReference w:id="321953697"/>
      </w:r>
      <w:commentRangeStart w:id="279087770"/>
      <w:commentRangeEnd w:id="279087770"/>
      <w:r>
        <w:rPr>
          <w:rStyle w:val="CommentReference"/>
        </w:rPr>
        <w:commentReference w:id="279087770"/>
      </w:r>
    </w:p>
    <w:p xmlns:wp14="http://schemas.microsoft.com/office/word/2010/wordml" w:rsidRPr="00804018" w:rsidR="00C70064" w:rsidP="3932C4CE" w:rsidRDefault="00C70064" w14:paraId="75AEC549" wp14:textId="7DF2A494">
      <w:pPr>
        <w:pStyle w:val="Heading2"/>
        <w:spacing w:before="240"/>
        <w:ind w:left="0"/>
        <w:rPr>
          <w:rStyle w:val="WW-Absatz-Standardschriftart"/>
          <w:b w:val="0"/>
          <w:bCs w:val="0"/>
          <w:sz w:val="24"/>
          <w:szCs w:val="24"/>
        </w:rPr>
      </w:pPr>
      <w:r w:rsidRPr="2E0EF67B" w:rsidR="5C5FB1C3">
        <w:rPr>
          <w:rStyle w:val="WW-Absatz-Standardschriftart"/>
          <w:b w:val="0"/>
          <w:bCs w:val="0"/>
          <w:sz w:val="24"/>
          <w:szCs w:val="24"/>
        </w:rPr>
        <w:t>Distribuímos 177 horas (3 pessoas trabalhando 3 h/semana por 22 semanas</w:t>
      </w:r>
      <w:r w:rsidRPr="2E0EF67B" w:rsidR="5C5FB1C3">
        <w:rPr>
          <w:rStyle w:val="WW-Absatz-Standardschriftart"/>
          <w:b w:val="0"/>
          <w:bCs w:val="0"/>
          <w:sz w:val="24"/>
          <w:szCs w:val="24"/>
        </w:rPr>
        <w:t>) dentre a</w:t>
      </w:r>
      <w:bookmarkStart w:name="_Toc427049816" w:id="0"/>
      <w:r w:rsidRPr="2E0EF67B" w:rsidR="00C70064">
        <w:rPr>
          <w:rStyle w:val="WW-Absatz-Standardschriftart"/>
          <w:b w:val="0"/>
          <w:bCs w:val="0"/>
          <w:sz w:val="24"/>
          <w:szCs w:val="24"/>
        </w:rPr>
        <w:t xml:space="preserve"> seguinte</w:t>
      </w:r>
      <w:r w:rsidRPr="2E0EF67B" w:rsidR="52C29BB2">
        <w:rPr>
          <w:rStyle w:val="WW-Absatz-Standardschriftart"/>
          <w:b w:val="0"/>
          <w:bCs w:val="0"/>
          <w:sz w:val="24"/>
          <w:szCs w:val="24"/>
        </w:rPr>
        <w:t>s</w:t>
      </w:r>
      <w:r w:rsidRPr="2E0EF67B" w:rsidR="00C70064">
        <w:rPr>
          <w:rStyle w:val="WW-Absatz-Standardschriftart"/>
          <w:b w:val="0"/>
          <w:bCs w:val="0"/>
          <w:sz w:val="24"/>
          <w:szCs w:val="24"/>
        </w:rPr>
        <w:t xml:space="preserve"> funções</w:t>
      </w:r>
      <w:r w:rsidRPr="2E0EF67B" w:rsidR="395CCB6C">
        <w:rPr>
          <w:rStyle w:val="WW-Absatz-Standardschriftart"/>
          <w:b w:val="0"/>
          <w:bCs w:val="0"/>
          <w:sz w:val="24"/>
          <w:szCs w:val="24"/>
        </w:rPr>
        <w:t xml:space="preserve"> identificadas</w:t>
      </w:r>
      <w:r w:rsidRPr="2E0EF67B" w:rsidR="72C9B6D7">
        <w:rPr>
          <w:rStyle w:val="WW-Absatz-Standardschriftart"/>
          <w:b w:val="0"/>
          <w:bCs w:val="0"/>
          <w:sz w:val="24"/>
          <w:szCs w:val="24"/>
        </w:rPr>
        <w:t xml:space="preserve"> como necessárias</w:t>
      </w:r>
      <w:r w:rsidRPr="2E0EF67B" w:rsidR="00C70064">
        <w:rPr>
          <w:rStyle w:val="WW-Absatz-Standardschriftart"/>
          <w:b w:val="0"/>
          <w:bCs w:val="0"/>
          <w:sz w:val="24"/>
          <w:szCs w:val="24"/>
        </w:rPr>
        <w:t xml:space="preserve"> para</w:t>
      </w:r>
      <w:r w:rsidRPr="2E0EF67B" w:rsidR="6D81CE1E">
        <w:rPr>
          <w:rStyle w:val="WW-Absatz-Standardschriftart"/>
          <w:b w:val="0"/>
          <w:bCs w:val="0"/>
          <w:sz w:val="24"/>
          <w:szCs w:val="24"/>
        </w:rPr>
        <w:t xml:space="preserve"> compor</w:t>
      </w:r>
      <w:r w:rsidRPr="2E0EF67B" w:rsidR="00C70064">
        <w:rPr>
          <w:rStyle w:val="WW-Absatz-Standardschriftart"/>
          <w:b w:val="0"/>
          <w:bCs w:val="0"/>
          <w:sz w:val="24"/>
          <w:szCs w:val="24"/>
        </w:rPr>
        <w:t xml:space="preserve"> este produto</w:t>
      </w:r>
      <w:r w:rsidRPr="2E0EF67B" w:rsidR="5A1A1312">
        <w:rPr>
          <w:rStyle w:val="WW-Absatz-Standardschriftart"/>
          <w:b w:val="0"/>
          <w:bCs w:val="0"/>
          <w:sz w:val="24"/>
          <w:szCs w:val="24"/>
        </w:rPr>
        <w:t>.</w:t>
      </w:r>
    </w:p>
    <w:bookmarkEnd w:id="0"/>
    <w:p w:rsidR="3A2740C2" w:rsidP="4FE27CD7" w:rsidRDefault="3A2740C2" w14:paraId="32CCBBF5" w14:textId="559BD227">
      <w:pPr>
        <w:pStyle w:val="BodyText"/>
      </w:pPr>
    </w:p>
    <w:tbl>
      <w:tblPr>
        <w:tblStyle w:val="TableGrid"/>
        <w:tblW w:w="9025" w:type="dxa"/>
        <w:tblLayout w:type="fixed"/>
        <w:tblLook w:val="06A0" w:firstRow="1" w:lastRow="0" w:firstColumn="1" w:lastColumn="0" w:noHBand="1" w:noVBand="1"/>
      </w:tblPr>
      <w:tblGrid>
        <w:gridCol w:w="555"/>
        <w:gridCol w:w="1066"/>
        <w:gridCol w:w="1984"/>
        <w:gridCol w:w="1089"/>
        <w:gridCol w:w="908"/>
        <w:gridCol w:w="1089"/>
        <w:gridCol w:w="1167"/>
        <w:gridCol w:w="1167"/>
      </w:tblGrid>
      <w:tr w:rsidR="4FE27CD7" w:rsidTr="366AE7BC" w14:paraId="2F2D9F8D">
        <w:tc>
          <w:tcPr>
            <w:tcW w:w="555" w:type="dxa"/>
            <w:tcMar/>
          </w:tcPr>
          <w:p w:rsidR="37E7EAB4" w:rsidP="4FE27CD7" w:rsidRDefault="37E7EAB4" w14:paraId="4FF86F67" w14:textId="2BA4F892">
            <w:pPr>
              <w:pStyle w:val="BodyText"/>
              <w:rPr>
                <w:rFonts w:ascii="Arial" w:hAnsi="Arial" w:cs="Arial"/>
                <w:b w:val="1"/>
                <w:bCs w:val="1"/>
                <w:i w:val="0"/>
                <w:iCs w:val="0"/>
                <w:sz w:val="24"/>
                <w:szCs w:val="24"/>
              </w:rPr>
            </w:pPr>
            <w:r w:rsidRPr="4FE27CD7" w:rsidR="37E7EAB4">
              <w:rPr>
                <w:rFonts w:ascii="Arial" w:hAnsi="Arial" w:cs="Arial"/>
                <w:b w:val="1"/>
                <w:bCs w:val="1"/>
                <w:i w:val="0"/>
                <w:iCs w:val="0"/>
                <w:sz w:val="24"/>
                <w:szCs w:val="24"/>
              </w:rPr>
              <w:t>N°</w:t>
            </w:r>
          </w:p>
        </w:tc>
        <w:tc>
          <w:tcPr>
            <w:tcW w:w="1066" w:type="dxa"/>
            <w:tcMar/>
          </w:tcPr>
          <w:p w:rsidR="37E7EAB4" w:rsidP="4FE27CD7" w:rsidRDefault="37E7EAB4" w14:paraId="33ED7F1F" w14:textId="4BCE3C89">
            <w:pPr>
              <w:pStyle w:val="BodyText"/>
              <w:rPr>
                <w:rFonts w:ascii="Arial" w:hAnsi="Arial" w:cs="Arial"/>
                <w:b w:val="1"/>
                <w:bCs w:val="1"/>
                <w:i w:val="0"/>
                <w:iCs w:val="0"/>
                <w:sz w:val="24"/>
                <w:szCs w:val="24"/>
              </w:rPr>
            </w:pPr>
            <w:r w:rsidRPr="4FE27CD7" w:rsidR="37E7EAB4">
              <w:rPr>
                <w:rFonts w:ascii="Arial" w:hAnsi="Arial" w:cs="Arial"/>
                <w:b w:val="1"/>
                <w:bCs w:val="1"/>
                <w:i w:val="0"/>
                <w:iCs w:val="0"/>
                <w:sz w:val="24"/>
                <w:szCs w:val="24"/>
              </w:rPr>
              <w:t>Nome da função</w:t>
            </w:r>
          </w:p>
        </w:tc>
        <w:tc>
          <w:tcPr>
            <w:tcW w:w="1984" w:type="dxa"/>
            <w:tcMar/>
          </w:tcPr>
          <w:p w:rsidR="37E7EAB4" w:rsidP="4FE27CD7" w:rsidRDefault="37E7EAB4" w14:paraId="48C89E3C" w14:textId="084D4632">
            <w:pPr>
              <w:pStyle w:val="BodyText"/>
              <w:rPr>
                <w:rFonts w:ascii="Arial" w:hAnsi="Arial" w:cs="Arial"/>
                <w:b w:val="1"/>
                <w:bCs w:val="1"/>
                <w:i w:val="0"/>
                <w:iCs w:val="0"/>
                <w:sz w:val="24"/>
                <w:szCs w:val="24"/>
              </w:rPr>
            </w:pPr>
            <w:r w:rsidRPr="4FE27CD7" w:rsidR="37E7EAB4">
              <w:rPr>
                <w:rFonts w:ascii="Arial" w:hAnsi="Arial" w:cs="Arial"/>
                <w:b w:val="1"/>
                <w:bCs w:val="1"/>
                <w:i w:val="0"/>
                <w:iCs w:val="0"/>
                <w:sz w:val="24"/>
                <w:szCs w:val="24"/>
              </w:rPr>
              <w:t>Descrição</w:t>
            </w:r>
          </w:p>
        </w:tc>
        <w:tc>
          <w:tcPr>
            <w:tcW w:w="1089" w:type="dxa"/>
            <w:tcMar/>
          </w:tcPr>
          <w:p w:rsidR="37E7EAB4" w:rsidP="4FE27CD7" w:rsidRDefault="37E7EAB4" w14:paraId="3F30CFF2" w14:textId="605661B6">
            <w:pPr>
              <w:pStyle w:val="BodyText"/>
              <w:rPr>
                <w:rFonts w:ascii="Arial" w:hAnsi="Arial" w:cs="Arial"/>
                <w:b w:val="1"/>
                <w:bCs w:val="1"/>
                <w:i w:val="0"/>
                <w:iCs w:val="0"/>
                <w:sz w:val="24"/>
                <w:szCs w:val="24"/>
              </w:rPr>
            </w:pPr>
            <w:r w:rsidRPr="4FE27CD7" w:rsidR="37E7EAB4">
              <w:rPr>
                <w:rFonts w:ascii="Arial" w:hAnsi="Arial" w:cs="Arial"/>
                <w:b w:val="1"/>
                <w:bCs w:val="1"/>
                <w:i w:val="0"/>
                <w:iCs w:val="0"/>
                <w:sz w:val="24"/>
                <w:szCs w:val="24"/>
              </w:rPr>
              <w:t>Prioridade</w:t>
            </w:r>
          </w:p>
        </w:tc>
        <w:tc>
          <w:tcPr>
            <w:tcW w:w="908" w:type="dxa"/>
            <w:tcMar/>
          </w:tcPr>
          <w:p w:rsidR="37E7EAB4" w:rsidP="4FE27CD7" w:rsidRDefault="37E7EAB4" w14:paraId="00642BF4" w14:textId="4C4C9D88">
            <w:pPr>
              <w:pStyle w:val="BodyText"/>
              <w:rPr>
                <w:rFonts w:ascii="Arial" w:hAnsi="Arial" w:cs="Arial"/>
                <w:b w:val="1"/>
                <w:bCs w:val="1"/>
                <w:i w:val="0"/>
                <w:iCs w:val="0"/>
                <w:sz w:val="24"/>
                <w:szCs w:val="24"/>
              </w:rPr>
            </w:pPr>
            <w:r w:rsidRPr="4FE27CD7" w:rsidR="37E7EAB4">
              <w:rPr>
                <w:rFonts w:ascii="Arial" w:hAnsi="Arial" w:cs="Arial"/>
                <w:b w:val="1"/>
                <w:bCs w:val="1"/>
                <w:i w:val="0"/>
                <w:iCs w:val="0"/>
                <w:sz w:val="24"/>
                <w:szCs w:val="24"/>
              </w:rPr>
              <w:t>Complexidade</w:t>
            </w:r>
          </w:p>
        </w:tc>
        <w:tc>
          <w:tcPr>
            <w:tcW w:w="1089" w:type="dxa"/>
            <w:tcMar/>
          </w:tcPr>
          <w:p w:rsidR="4986D6E0" w:rsidP="4FE27CD7" w:rsidRDefault="4986D6E0" w14:paraId="751D6399" w14:textId="0B5802E1">
            <w:pPr>
              <w:pStyle w:val="BodyText"/>
              <w:rPr>
                <w:rFonts w:ascii="Arial" w:hAnsi="Arial" w:cs="Arial"/>
                <w:b w:val="1"/>
                <w:bCs w:val="1"/>
                <w:i w:val="0"/>
                <w:iCs w:val="0"/>
                <w:sz w:val="24"/>
                <w:szCs w:val="24"/>
              </w:rPr>
            </w:pPr>
            <w:r w:rsidRPr="4FE27CD7" w:rsidR="4986D6E0">
              <w:rPr>
                <w:rFonts w:ascii="Arial" w:hAnsi="Arial" w:cs="Arial"/>
                <w:b w:val="1"/>
                <w:bCs w:val="1"/>
                <w:i w:val="0"/>
                <w:iCs w:val="0"/>
                <w:sz w:val="24"/>
                <w:szCs w:val="24"/>
              </w:rPr>
              <w:t>Responsável</w:t>
            </w:r>
          </w:p>
        </w:tc>
        <w:tc>
          <w:tcPr>
            <w:tcW w:w="1167" w:type="dxa"/>
            <w:tcMar/>
          </w:tcPr>
          <w:p w:rsidR="4986D6E0" w:rsidP="4FE27CD7" w:rsidRDefault="4986D6E0" w14:paraId="774D4A06" w14:textId="35F714DE">
            <w:pPr>
              <w:pStyle w:val="BodyText"/>
              <w:rPr>
                <w:rFonts w:ascii="Arial" w:hAnsi="Arial" w:cs="Arial"/>
                <w:b w:val="1"/>
                <w:bCs w:val="1"/>
                <w:i w:val="0"/>
                <w:iCs w:val="0"/>
                <w:sz w:val="24"/>
                <w:szCs w:val="24"/>
              </w:rPr>
            </w:pPr>
            <w:r w:rsidRPr="4FE27CD7" w:rsidR="4986D6E0">
              <w:rPr>
                <w:rFonts w:ascii="Arial" w:hAnsi="Arial" w:cs="Arial"/>
                <w:b w:val="1"/>
                <w:bCs w:val="1"/>
                <w:i w:val="0"/>
                <w:iCs w:val="0"/>
                <w:sz w:val="24"/>
                <w:szCs w:val="24"/>
              </w:rPr>
              <w:t>Tempo de Implementação</w:t>
            </w:r>
          </w:p>
        </w:tc>
        <w:tc>
          <w:tcPr>
            <w:tcW w:w="1167" w:type="dxa"/>
            <w:tcMar/>
          </w:tcPr>
          <w:p w:rsidR="4BECE287" w:rsidP="220B2FEE" w:rsidRDefault="4BECE287" w14:paraId="493C47F0" w14:textId="2484E031">
            <w:pPr>
              <w:pStyle w:val="BodyText"/>
              <w:rPr>
                <w:rFonts w:ascii="Arial" w:hAnsi="Arial" w:cs="Arial"/>
                <w:b w:val="1"/>
                <w:bCs w:val="1"/>
                <w:i w:val="0"/>
                <w:iCs w:val="0"/>
                <w:sz w:val="24"/>
                <w:szCs w:val="24"/>
              </w:rPr>
            </w:pPr>
            <w:r w:rsidRPr="220B2FEE" w:rsidR="4BECE287">
              <w:rPr>
                <w:rFonts w:ascii="Arial" w:hAnsi="Arial" w:cs="Arial"/>
                <w:b w:val="1"/>
                <w:bCs w:val="1"/>
                <w:i w:val="0"/>
                <w:iCs w:val="0"/>
                <w:sz w:val="24"/>
                <w:szCs w:val="24"/>
              </w:rPr>
              <w:t>Entrega</w:t>
            </w:r>
          </w:p>
        </w:tc>
      </w:tr>
      <w:tr w:rsidR="4FE27CD7" w:rsidTr="366AE7BC" w14:paraId="28F41C5D">
        <w:trPr>
          <w:trHeight w:val="300"/>
        </w:trPr>
        <w:tc>
          <w:tcPr>
            <w:tcW w:w="555" w:type="dxa"/>
            <w:tcMar/>
          </w:tcPr>
          <w:p w:rsidR="29C66229" w:rsidP="4FE27CD7" w:rsidRDefault="29C66229" w14:paraId="054E9A7B" w14:textId="586651E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29C66229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1</w:t>
            </w:r>
          </w:p>
          <w:p w:rsidR="4FE27CD7" w:rsidP="4FE27CD7" w:rsidRDefault="4FE27CD7" w14:paraId="0D8B8BEB" w14:textId="1387B39B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66" w:type="dxa"/>
            <w:tcMar/>
          </w:tcPr>
          <w:p w:rsidR="4986D6E0" w:rsidP="4FE27CD7" w:rsidRDefault="4986D6E0" w14:paraId="2920C55C" w14:textId="3F4290AB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986D6E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Criar conta</w:t>
            </w:r>
          </w:p>
        </w:tc>
        <w:tc>
          <w:tcPr>
            <w:tcW w:w="1984" w:type="dxa"/>
            <w:tcMar/>
          </w:tcPr>
          <w:p w:rsidR="196C2FA6" w:rsidP="4FE27CD7" w:rsidRDefault="196C2FA6" w14:paraId="69527D23" w14:textId="1E119E4F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196C2FA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Permite </w:t>
            </w:r>
            <w:r w:rsidRPr="4FE27CD7" w:rsidR="3A6A9EED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que o usuário crie sua conta</w:t>
            </w:r>
          </w:p>
        </w:tc>
        <w:tc>
          <w:tcPr>
            <w:tcW w:w="1089" w:type="dxa"/>
            <w:tcMar/>
          </w:tcPr>
          <w:p w:rsidR="4986D6E0" w:rsidP="4FE27CD7" w:rsidRDefault="4986D6E0" w14:paraId="5337FF87" w14:textId="3F4290AB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986D6E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4986D6E0" w:rsidP="4FE27CD7" w:rsidRDefault="4986D6E0" w14:paraId="05940432" w14:textId="3F4290AB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986D6E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Fácil</w:t>
            </w:r>
          </w:p>
        </w:tc>
        <w:tc>
          <w:tcPr>
            <w:tcW w:w="1089" w:type="dxa"/>
            <w:tcMar/>
          </w:tcPr>
          <w:p w:rsidR="0C431F48" w:rsidP="4FE27CD7" w:rsidRDefault="0C431F48" w14:paraId="6B4C5777" w14:textId="3A9A4F51">
            <w:pPr>
              <w:pStyle w:val="BodyText"/>
              <w:bidi w:val="0"/>
            </w:pPr>
            <w:r w:rsidRPr="4FE27CD7" w:rsidR="0C431F48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Nicholas</w:t>
            </w:r>
          </w:p>
        </w:tc>
        <w:tc>
          <w:tcPr>
            <w:tcW w:w="1167" w:type="dxa"/>
            <w:tcMar/>
          </w:tcPr>
          <w:p w:rsidR="7AD710A6" w:rsidP="4FE27CD7" w:rsidRDefault="7AD710A6" w14:paraId="1BE60F00" w14:textId="415AB8BE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7AD710A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6h</w:t>
            </w:r>
          </w:p>
          <w:p w:rsidR="4FE27CD7" w:rsidP="4FE27CD7" w:rsidRDefault="4FE27CD7" w14:paraId="76DDE522" w14:textId="3C15B30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52AC7441" w:rsidP="4807C974" w:rsidRDefault="52AC7441" w14:paraId="5BA4B7AE" w14:textId="32F31CB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4807C974" w:rsidR="52AC744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1 (</w:t>
            </w:r>
            <w:proofErr w:type="spellStart"/>
            <w:r w:rsidRPr="4807C974" w:rsidR="52AC744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htm</w:t>
            </w:r>
            <w:r w:rsidRPr="4807C974" w:rsidR="035DF54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l</w:t>
            </w:r>
            <w:proofErr w:type="spellEnd"/>
            <w:r w:rsidRPr="4807C974" w:rsidR="52AC744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)</w:t>
            </w:r>
          </w:p>
          <w:p w:rsidR="36BC7084" w:rsidP="4807C974" w:rsidRDefault="36BC7084" w14:paraId="1AB1ED0C" w14:textId="2E6A843B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4807C974" w:rsidR="36BC7084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27/10</w:t>
            </w:r>
          </w:p>
          <w:p w:rsidR="36BC7084" w:rsidP="4807C974" w:rsidRDefault="36BC7084" w14:paraId="0EF75AF6" w14:textId="58FEF20A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</w:p>
          <w:p w:rsidR="36BC7084" w:rsidP="4807C974" w:rsidRDefault="36BC7084" w14:paraId="37DC0EEA" w14:textId="41E7768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4807C974" w:rsidR="7AA22C79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2 (</w:t>
            </w:r>
            <w:proofErr w:type="spellStart"/>
            <w:r w:rsidRPr="4807C974" w:rsidR="7AA22C79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php</w:t>
            </w:r>
            <w:proofErr w:type="spellEnd"/>
            <w:r w:rsidRPr="4807C974" w:rsidR="7AA22C79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)</w:t>
            </w:r>
          </w:p>
          <w:p w:rsidR="36BC7084" w:rsidP="4807C974" w:rsidRDefault="36BC7084" w14:paraId="12A49BC4" w14:textId="006F3971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4807C974" w:rsidR="7AA22C79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24/11</w:t>
            </w:r>
          </w:p>
        </w:tc>
      </w:tr>
      <w:tr w:rsidR="4FE27CD7" w:rsidTr="366AE7BC" w14:paraId="176F2D2B">
        <w:tc>
          <w:tcPr>
            <w:tcW w:w="555" w:type="dxa"/>
            <w:tcMar/>
          </w:tcPr>
          <w:p w:rsidR="29C66229" w:rsidP="4FE27CD7" w:rsidRDefault="29C66229" w14:paraId="03282CBB" w14:textId="75333A9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29C66229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2</w:t>
            </w:r>
          </w:p>
          <w:p w:rsidR="4FE27CD7" w:rsidP="4FE27CD7" w:rsidRDefault="4FE27CD7" w14:paraId="52668591" w14:textId="75333A9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66" w:type="dxa"/>
            <w:tcMar/>
          </w:tcPr>
          <w:p w:rsidR="4986D6E0" w:rsidP="4FE27CD7" w:rsidRDefault="4986D6E0" w14:paraId="753EA63B" w14:textId="3F4290AB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986D6E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Login</w:t>
            </w:r>
          </w:p>
        </w:tc>
        <w:tc>
          <w:tcPr>
            <w:tcW w:w="1984" w:type="dxa"/>
            <w:tcMar/>
          </w:tcPr>
          <w:p w:rsidR="5FD230E8" w:rsidP="4FE27CD7" w:rsidRDefault="5FD230E8" w14:paraId="524BD964" w14:textId="4B932E84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5FD230E8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Permite </w:t>
            </w:r>
            <w:r w:rsidRPr="4FE27CD7" w:rsidR="45DBB3B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que o usuário faça login</w:t>
            </w:r>
          </w:p>
        </w:tc>
        <w:tc>
          <w:tcPr>
            <w:tcW w:w="1089" w:type="dxa"/>
            <w:tcMar/>
          </w:tcPr>
          <w:p w:rsidR="4986D6E0" w:rsidP="4FE27CD7" w:rsidRDefault="4986D6E0" w14:paraId="12C37276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986D6E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</w:t>
            </w:r>
            <w:r w:rsidRPr="4FE27CD7" w:rsidR="4986D6E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al</w:t>
            </w:r>
          </w:p>
        </w:tc>
        <w:tc>
          <w:tcPr>
            <w:tcW w:w="908" w:type="dxa"/>
            <w:tcMar/>
          </w:tcPr>
          <w:p w:rsidR="4986D6E0" w:rsidP="4FE27CD7" w:rsidRDefault="4986D6E0" w14:paraId="330C76EC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986D6E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Fácil</w:t>
            </w:r>
          </w:p>
        </w:tc>
        <w:tc>
          <w:tcPr>
            <w:tcW w:w="1089" w:type="dxa"/>
            <w:tcMar/>
          </w:tcPr>
          <w:p w:rsidR="75A6076E" w:rsidP="4FE27CD7" w:rsidRDefault="75A6076E" w14:paraId="7D8D013B" w14:textId="5FE553EC">
            <w:pPr>
              <w:pStyle w:val="BodyText"/>
              <w:bidi w:val="0"/>
            </w:pPr>
            <w:r w:rsidRPr="4FE27CD7" w:rsidR="75A6076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Nicholas</w:t>
            </w:r>
          </w:p>
        </w:tc>
        <w:tc>
          <w:tcPr>
            <w:tcW w:w="1167" w:type="dxa"/>
            <w:tcMar/>
          </w:tcPr>
          <w:p w:rsidR="6CE382FE" w:rsidP="4FE27CD7" w:rsidRDefault="6CE382FE" w14:paraId="3876D057" w14:textId="1DC6711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6CE382F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6h</w:t>
            </w:r>
          </w:p>
          <w:p w:rsidR="4FE27CD7" w:rsidP="4FE27CD7" w:rsidRDefault="4FE27CD7" w14:paraId="3C381E07" w14:textId="5CCB522E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220B2FEE" w:rsidP="6FFEF458" w:rsidRDefault="220B2FEE" w14:paraId="783E0243" w14:textId="41E7768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6FFEF458" w:rsidR="62B1A168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2 (</w:t>
            </w:r>
            <w:proofErr w:type="spellStart"/>
            <w:r w:rsidRPr="6FFEF458" w:rsidR="62B1A168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php</w:t>
            </w:r>
            <w:proofErr w:type="spellEnd"/>
            <w:r w:rsidRPr="6FFEF458" w:rsidR="62B1A168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)</w:t>
            </w:r>
          </w:p>
          <w:p w:rsidR="220B2FEE" w:rsidP="6FFEF458" w:rsidRDefault="220B2FEE" w14:paraId="6A52380C" w14:textId="005DE47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6FFEF458" w:rsidR="62B1A168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24/11</w:t>
            </w:r>
          </w:p>
        </w:tc>
      </w:tr>
      <w:tr w:rsidR="4FE27CD7" w:rsidTr="366AE7BC" w14:paraId="20A89835">
        <w:tc>
          <w:tcPr>
            <w:tcW w:w="555" w:type="dxa"/>
            <w:tcMar/>
          </w:tcPr>
          <w:p w:rsidR="7C6C1C31" w:rsidP="4FE27CD7" w:rsidRDefault="7C6C1C31" w14:paraId="0BEAFA47" w14:textId="0B01B1BB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7C6C1C3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3</w:t>
            </w:r>
          </w:p>
          <w:p w:rsidR="4FE27CD7" w:rsidP="4FE27CD7" w:rsidRDefault="4FE27CD7" w14:paraId="75ECC783" w14:textId="6D6564E8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66" w:type="dxa"/>
            <w:tcMar/>
          </w:tcPr>
          <w:p w:rsidR="7A1F5647" w:rsidP="4FE27CD7" w:rsidRDefault="7A1F5647" w14:paraId="58CD0A5B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7A1F5647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Visualizar dados</w:t>
            </w:r>
          </w:p>
        </w:tc>
        <w:tc>
          <w:tcPr>
            <w:tcW w:w="1984" w:type="dxa"/>
            <w:tcMar/>
          </w:tcPr>
          <w:p w:rsidR="7A1F5647" w:rsidP="4FE27CD7" w:rsidRDefault="7A1F5647" w14:paraId="1940A99E" w14:textId="1073AB92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7A1F5647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Permite </w:t>
            </w:r>
            <w:r w:rsidRPr="4FE27CD7" w:rsidR="53985923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que o usuário visualize seus dados</w:t>
            </w:r>
          </w:p>
        </w:tc>
        <w:tc>
          <w:tcPr>
            <w:tcW w:w="1089" w:type="dxa"/>
            <w:tcMar/>
          </w:tcPr>
          <w:p w:rsidR="324A1DDE" w:rsidP="4FE27CD7" w:rsidRDefault="324A1DDE" w14:paraId="4F513A4C" w14:textId="52075004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324A1DD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78935095" w:rsidP="4FE27CD7" w:rsidRDefault="78935095" w14:paraId="2EE9C50B" w14:textId="27D547A6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789350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Fácil</w:t>
            </w:r>
          </w:p>
        </w:tc>
        <w:tc>
          <w:tcPr>
            <w:tcW w:w="1089" w:type="dxa"/>
            <w:tcMar/>
          </w:tcPr>
          <w:p w:rsidR="590EBCC0" w:rsidP="4FE27CD7" w:rsidRDefault="590EBCC0" w14:paraId="060C5D4B" w14:textId="7E3898ED">
            <w:pPr>
              <w:pStyle w:val="BodyText"/>
              <w:bidi w:val="0"/>
            </w:pPr>
            <w:r w:rsidRPr="4FE27CD7" w:rsidR="590EBCC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Nicholas</w:t>
            </w:r>
          </w:p>
        </w:tc>
        <w:tc>
          <w:tcPr>
            <w:tcW w:w="1167" w:type="dxa"/>
            <w:tcMar/>
          </w:tcPr>
          <w:p w:rsidR="24F3CB1B" w:rsidP="4FE27CD7" w:rsidRDefault="24F3CB1B" w14:paraId="6B064B85" w14:textId="0916C426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24F3CB1B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6h</w:t>
            </w:r>
          </w:p>
          <w:p w:rsidR="4FE27CD7" w:rsidP="4FE27CD7" w:rsidRDefault="4FE27CD7" w14:paraId="73FCF4E2" w14:textId="74A61E0C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220B2FEE" w:rsidP="4807C974" w:rsidRDefault="220B2FEE" w14:paraId="687EFB6C" w14:textId="41E7768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4807C974" w:rsidR="1FA5098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2 (</w:t>
            </w:r>
            <w:proofErr w:type="spellStart"/>
            <w:r w:rsidRPr="4807C974" w:rsidR="1FA5098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php</w:t>
            </w:r>
            <w:proofErr w:type="spellEnd"/>
            <w:r w:rsidRPr="4807C974" w:rsidR="1FA5098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)</w:t>
            </w:r>
          </w:p>
          <w:p w:rsidR="220B2FEE" w:rsidP="4807C974" w:rsidRDefault="220B2FEE" w14:paraId="70349E87" w14:textId="6B52739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4807C974" w:rsidR="1FA5098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24/11</w:t>
            </w:r>
          </w:p>
        </w:tc>
      </w:tr>
      <w:tr w:rsidR="4FE27CD7" w:rsidTr="366AE7BC" w14:paraId="3B4CF79B">
        <w:tc>
          <w:tcPr>
            <w:tcW w:w="555" w:type="dxa"/>
            <w:tcMar/>
          </w:tcPr>
          <w:p w:rsidR="7C6C1C31" w:rsidP="4FE27CD7" w:rsidRDefault="7C6C1C31" w14:paraId="7E09E85D" w14:textId="700478A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7C6C1C3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4</w:t>
            </w:r>
          </w:p>
          <w:p w:rsidR="4FE27CD7" w:rsidP="4FE27CD7" w:rsidRDefault="4FE27CD7" w14:paraId="7C6BA17C" w14:textId="273B1A0B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66" w:type="dxa"/>
            <w:tcMar/>
          </w:tcPr>
          <w:p w:rsidR="1DCC9D47" w:rsidP="4FE27CD7" w:rsidRDefault="1DCC9D47" w14:paraId="28183B36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1DCC9D47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A</w:t>
            </w:r>
            <w:r w:rsidRPr="4FE27CD7" w:rsidR="4986D6E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lterar dados</w:t>
            </w:r>
          </w:p>
        </w:tc>
        <w:tc>
          <w:tcPr>
            <w:tcW w:w="1984" w:type="dxa"/>
            <w:tcMar/>
          </w:tcPr>
          <w:p w:rsidR="6BACF67F" w:rsidP="4FE27CD7" w:rsidRDefault="6BACF67F" w14:paraId="458A9849" w14:textId="1DAE7F4D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6BACF67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</w:t>
            </w:r>
            <w:r w:rsidRPr="4FE27CD7" w:rsidR="17BF0778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que o usuário altere seus dados</w:t>
            </w:r>
          </w:p>
        </w:tc>
        <w:tc>
          <w:tcPr>
            <w:tcW w:w="1089" w:type="dxa"/>
            <w:tcMar/>
          </w:tcPr>
          <w:p w:rsidR="4986D6E0" w:rsidP="4FE27CD7" w:rsidRDefault="4986D6E0" w14:paraId="4FECF0EC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986D6E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</w:t>
            </w:r>
            <w:r w:rsidRPr="4FE27CD7" w:rsidR="4986D6E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ial</w:t>
            </w:r>
          </w:p>
        </w:tc>
        <w:tc>
          <w:tcPr>
            <w:tcW w:w="908" w:type="dxa"/>
            <w:tcMar/>
          </w:tcPr>
          <w:p w:rsidR="4986D6E0" w:rsidP="4FE27CD7" w:rsidRDefault="4986D6E0" w14:paraId="599D4FA9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986D6E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Fácil</w:t>
            </w:r>
          </w:p>
        </w:tc>
        <w:tc>
          <w:tcPr>
            <w:tcW w:w="1089" w:type="dxa"/>
            <w:tcMar/>
          </w:tcPr>
          <w:p w:rsidR="1EF032AC" w:rsidP="4FE27CD7" w:rsidRDefault="1EF032AC" w14:paraId="5A4B4BA1" w14:textId="61F53681">
            <w:pPr>
              <w:pStyle w:val="BodyText"/>
              <w:bidi w:val="0"/>
            </w:pPr>
            <w:r w:rsidRPr="4FE27CD7" w:rsidR="1EF032AC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Nicholas</w:t>
            </w:r>
          </w:p>
        </w:tc>
        <w:tc>
          <w:tcPr>
            <w:tcW w:w="1167" w:type="dxa"/>
            <w:tcMar/>
          </w:tcPr>
          <w:p w:rsidR="103B2F11" w:rsidP="4FE27CD7" w:rsidRDefault="103B2F11" w14:paraId="18F209F8" w14:textId="5F944A9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103B2F1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6h</w:t>
            </w:r>
          </w:p>
          <w:p w:rsidR="4FE27CD7" w:rsidP="4FE27CD7" w:rsidRDefault="4FE27CD7" w14:paraId="056230FC" w14:textId="60242FD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220B2FEE" w:rsidP="4807C974" w:rsidRDefault="220B2FEE" w14:paraId="321CE130" w14:textId="41E7768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4807C974" w:rsidR="73139EE2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2 (</w:t>
            </w:r>
            <w:proofErr w:type="spellStart"/>
            <w:r w:rsidRPr="4807C974" w:rsidR="73139EE2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php</w:t>
            </w:r>
            <w:proofErr w:type="spellEnd"/>
            <w:r w:rsidRPr="4807C974" w:rsidR="73139EE2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)</w:t>
            </w:r>
          </w:p>
          <w:p w:rsidR="220B2FEE" w:rsidP="4807C974" w:rsidRDefault="220B2FEE" w14:paraId="206177AC" w14:textId="0928BD4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4807C974" w:rsidR="73139EE2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24/11</w:t>
            </w:r>
          </w:p>
        </w:tc>
      </w:tr>
      <w:tr w:rsidR="4FE27CD7" w:rsidTr="366AE7BC" w14:paraId="0EB3DAD1">
        <w:tc>
          <w:tcPr>
            <w:tcW w:w="555" w:type="dxa"/>
            <w:tcMar/>
          </w:tcPr>
          <w:p w:rsidR="7C6C1C31" w:rsidP="4FE27CD7" w:rsidRDefault="7C6C1C31" w14:paraId="14E92880" w14:textId="1C0EA3B6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7C6C1C3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5</w:t>
            </w:r>
          </w:p>
          <w:p w:rsidR="4FE27CD7" w:rsidP="4FE27CD7" w:rsidRDefault="4FE27CD7" w14:paraId="4E2766BE" w14:textId="54D2245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66" w:type="dxa"/>
            <w:tcMar/>
          </w:tcPr>
          <w:p w:rsidR="4986D6E0" w:rsidP="4A11A88C" w:rsidRDefault="4986D6E0" w14:paraId="3426F4D5" w14:textId="7366A63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11A88C" w:rsidR="0AB42689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Desativar </w:t>
            </w:r>
            <w:r w:rsidRPr="4A11A88C" w:rsidR="4986D6E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cont</w:t>
            </w:r>
            <w:r w:rsidRPr="4A11A88C" w:rsidR="4986D6E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a</w:t>
            </w:r>
          </w:p>
        </w:tc>
        <w:tc>
          <w:tcPr>
            <w:tcW w:w="1984" w:type="dxa"/>
            <w:tcMar/>
          </w:tcPr>
          <w:p w:rsidR="42A45F2D" w:rsidP="4A11A88C" w:rsidRDefault="42A45F2D" w14:paraId="6CBF22B1" w14:textId="4990FCCA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11A88C" w:rsidR="42A45F2D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Permite </w:t>
            </w:r>
            <w:r w:rsidRPr="4A11A88C" w:rsidR="025DD69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que o usuário </w:t>
            </w:r>
            <w:r w:rsidRPr="4A11A88C" w:rsidR="67CD6548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desative </w:t>
            </w:r>
            <w:r w:rsidRPr="4A11A88C" w:rsidR="025DD69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sua conta</w:t>
            </w:r>
          </w:p>
        </w:tc>
        <w:tc>
          <w:tcPr>
            <w:tcW w:w="1089" w:type="dxa"/>
            <w:tcMar/>
          </w:tcPr>
          <w:p w:rsidR="4986D6E0" w:rsidP="4FE27CD7" w:rsidRDefault="4986D6E0" w14:paraId="5B2707C5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986D6E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4159D0F1" w:rsidP="4FE27CD7" w:rsidRDefault="4159D0F1" w14:paraId="0E65FA42" w14:textId="43F03425">
            <w:pPr>
              <w:pStyle w:val="BodyText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4FE27CD7" w:rsidR="4159D0F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Fácil</w:t>
            </w:r>
          </w:p>
        </w:tc>
        <w:tc>
          <w:tcPr>
            <w:tcW w:w="1089" w:type="dxa"/>
            <w:tcMar/>
          </w:tcPr>
          <w:p w:rsidR="52B29A36" w:rsidP="4FE27CD7" w:rsidRDefault="52B29A36" w14:paraId="48A0E0CA" w14:textId="44784A7D">
            <w:pPr>
              <w:pStyle w:val="BodyText"/>
              <w:bidi w:val="0"/>
            </w:pPr>
            <w:r w:rsidRPr="4FE27CD7" w:rsidR="52B29A3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Nicholas</w:t>
            </w:r>
          </w:p>
        </w:tc>
        <w:tc>
          <w:tcPr>
            <w:tcW w:w="1167" w:type="dxa"/>
            <w:tcMar/>
          </w:tcPr>
          <w:p w:rsidR="5FFBEE9B" w:rsidP="4FE27CD7" w:rsidRDefault="5FFBEE9B" w14:paraId="064682D8" w14:textId="19749BC8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5FFBEE9B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3h</w:t>
            </w:r>
          </w:p>
          <w:p w:rsidR="4FE27CD7" w:rsidP="4FE27CD7" w:rsidRDefault="4FE27CD7" w14:paraId="752F4281" w14:textId="3F103A94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220B2FEE" w:rsidP="0C0B92A6" w:rsidRDefault="220B2FEE" w14:paraId="6749752F" w14:textId="660A39BD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</w:pPr>
            <w:r w:rsidRPr="0C0B92A6" w:rsidR="5ECD73D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3 (</w:t>
            </w:r>
            <w:proofErr w:type="spellStart"/>
            <w:r w:rsidRPr="0C0B92A6" w:rsidR="5ECD73D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php</w:t>
            </w:r>
            <w:proofErr w:type="spellEnd"/>
            <w:r w:rsidRPr="0C0B92A6" w:rsidR="5ECD73D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) 08/12</w:t>
            </w:r>
          </w:p>
          <w:p w:rsidR="220B2FEE" w:rsidP="0C0B92A6" w:rsidRDefault="220B2FEE" w14:paraId="3A8257A7" w14:textId="4C5FCBEA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</w:pPr>
          </w:p>
          <w:p w:rsidR="220B2FEE" w:rsidP="7A83808E" w:rsidRDefault="220B2FEE" w14:paraId="16D9C4A1" w14:textId="6826FD4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</w:pPr>
            <w:r w:rsidRPr="7A83808E" w:rsidR="55850AFD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4(08/02</w:t>
            </w:r>
            <w:r w:rsidRPr="7A83808E" w:rsidR="55850AFD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)</w:t>
            </w:r>
          </w:p>
        </w:tc>
      </w:tr>
      <w:tr w:rsidR="4FE27CD7" w:rsidTr="366AE7BC" w14:paraId="55E936FC">
        <w:tc>
          <w:tcPr>
            <w:tcW w:w="555" w:type="dxa"/>
            <w:tcMar/>
          </w:tcPr>
          <w:p w:rsidR="719D0B20" w:rsidP="4FE27CD7" w:rsidRDefault="719D0B20" w14:paraId="55B24573" w14:textId="4967295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719D0B2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6</w:t>
            </w:r>
          </w:p>
          <w:p w:rsidR="4FE27CD7" w:rsidP="4FE27CD7" w:rsidRDefault="4FE27CD7" w14:paraId="3D9981EF" w14:textId="78E10E18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66" w:type="dxa"/>
            <w:tcMar/>
          </w:tcPr>
          <w:p w:rsidR="4986D6E0" w:rsidP="4FE27CD7" w:rsidRDefault="4986D6E0" w14:paraId="2E790A4A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986D6E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Criar questão</w:t>
            </w:r>
          </w:p>
        </w:tc>
        <w:tc>
          <w:tcPr>
            <w:tcW w:w="1984" w:type="dxa"/>
            <w:tcMar/>
          </w:tcPr>
          <w:p w:rsidR="5CD6BF99" w:rsidP="4FE27CD7" w:rsidRDefault="5CD6BF99" w14:paraId="54BB203D" w14:textId="1B0A3ADA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5CD6BF99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o usuário crie uma questão</w:t>
            </w:r>
          </w:p>
        </w:tc>
        <w:tc>
          <w:tcPr>
            <w:tcW w:w="1089" w:type="dxa"/>
            <w:tcMar/>
          </w:tcPr>
          <w:p w:rsidR="4C92F877" w:rsidP="4FE27CD7" w:rsidRDefault="4C92F877" w14:paraId="08A27EE9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C92F877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</w:t>
            </w:r>
            <w:r w:rsidRPr="4FE27CD7" w:rsidR="4C92F877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al</w:t>
            </w:r>
          </w:p>
        </w:tc>
        <w:tc>
          <w:tcPr>
            <w:tcW w:w="908" w:type="dxa"/>
            <w:tcMar/>
          </w:tcPr>
          <w:p w:rsidR="539553D3" w:rsidP="4FE27CD7" w:rsidRDefault="539553D3" w14:paraId="4040BB05" w14:textId="1CFA8820">
            <w:pPr>
              <w:pStyle w:val="BodyText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4FE27CD7" w:rsidR="539553D3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Difícil</w:t>
            </w:r>
          </w:p>
        </w:tc>
        <w:tc>
          <w:tcPr>
            <w:tcW w:w="1089" w:type="dxa"/>
            <w:tcMar/>
          </w:tcPr>
          <w:p w:rsidR="515EDF2E" w:rsidP="4FE27CD7" w:rsidRDefault="515EDF2E" w14:paraId="63866DA8" w14:textId="6D6B6DA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515EDF2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José</w:t>
            </w:r>
          </w:p>
        </w:tc>
        <w:tc>
          <w:tcPr>
            <w:tcW w:w="1167" w:type="dxa"/>
            <w:tcMar/>
          </w:tcPr>
          <w:p w:rsidR="14104DE6" w:rsidP="4FE27CD7" w:rsidRDefault="14104DE6" w14:paraId="368838F2" w14:textId="7DF079AD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14104DE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12h</w:t>
            </w:r>
          </w:p>
          <w:p w:rsidR="4FE27CD7" w:rsidP="4FE27CD7" w:rsidRDefault="4FE27CD7" w14:paraId="57705F87" w14:textId="7E17F95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65D504B3" w:rsidP="4807C974" w:rsidRDefault="65D504B3" w14:paraId="630C0E94" w14:textId="2C38AA18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4807C974" w:rsidR="65D504B3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1 (</w:t>
            </w:r>
            <w:proofErr w:type="spellStart"/>
            <w:r w:rsidRPr="4807C974" w:rsidR="65D504B3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htm</w:t>
            </w:r>
            <w:r w:rsidRPr="4807C974" w:rsidR="26A3E0D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l</w:t>
            </w:r>
            <w:proofErr w:type="spellEnd"/>
            <w:r w:rsidRPr="4807C974" w:rsidR="65D504B3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)</w:t>
            </w:r>
          </w:p>
          <w:p w:rsidR="65D504B3" w:rsidP="4807C974" w:rsidRDefault="65D504B3" w14:paraId="31B3A067" w14:textId="1401786D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4807C974" w:rsidR="65D504B3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27/10</w:t>
            </w:r>
          </w:p>
          <w:p w:rsidR="65D504B3" w:rsidP="4807C974" w:rsidRDefault="65D504B3" w14:paraId="3CC9BE79" w14:textId="65086DEA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</w:p>
          <w:p w:rsidR="65D504B3" w:rsidP="4807C974" w:rsidRDefault="65D504B3" w14:paraId="34AF9B93" w14:textId="41E7768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4807C974" w:rsidR="7590D18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2 (</w:t>
            </w:r>
            <w:proofErr w:type="spellStart"/>
            <w:r w:rsidRPr="4807C974" w:rsidR="7590D18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php</w:t>
            </w:r>
            <w:proofErr w:type="spellEnd"/>
            <w:r w:rsidRPr="4807C974" w:rsidR="7590D18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)</w:t>
            </w:r>
          </w:p>
          <w:p w:rsidR="65D504B3" w:rsidP="4807C974" w:rsidRDefault="65D504B3" w14:paraId="4C3A740B" w14:textId="0E386AE8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4807C974" w:rsidR="7590D18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24/11</w:t>
            </w:r>
          </w:p>
        </w:tc>
      </w:tr>
      <w:tr w:rsidR="4FE27CD7" w:rsidTr="366AE7BC" w14:paraId="62236211">
        <w:trPr>
          <w:trHeight w:val="465"/>
        </w:trPr>
        <w:tc>
          <w:tcPr>
            <w:tcW w:w="555" w:type="dxa"/>
            <w:tcMar/>
          </w:tcPr>
          <w:p w:rsidR="719D0B20" w:rsidP="4FE27CD7" w:rsidRDefault="719D0B20" w14:paraId="56D32D82" w14:textId="0B9778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719D0B2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7</w:t>
            </w:r>
          </w:p>
          <w:p w:rsidR="4FE27CD7" w:rsidP="4FE27CD7" w:rsidRDefault="4FE27CD7" w14:paraId="3CC16636" w14:textId="5D95686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66" w:type="dxa"/>
            <w:tcMar/>
          </w:tcPr>
          <w:p w:rsidR="147CB34A" w:rsidP="4FE27CD7" w:rsidRDefault="147CB34A" w14:paraId="5F7EA67A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147CB34A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Visualizar questão</w:t>
            </w:r>
          </w:p>
        </w:tc>
        <w:tc>
          <w:tcPr>
            <w:tcW w:w="1984" w:type="dxa"/>
            <w:tcMar/>
          </w:tcPr>
          <w:p w:rsidR="1AA25480" w:rsidP="4FE27CD7" w:rsidRDefault="1AA25480" w14:paraId="774B8B64" w14:textId="5BA14592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1AA2548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o usuário visualize uma questão</w:t>
            </w:r>
          </w:p>
        </w:tc>
        <w:tc>
          <w:tcPr>
            <w:tcW w:w="1089" w:type="dxa"/>
            <w:tcMar/>
          </w:tcPr>
          <w:p w:rsidR="5F5654F1" w:rsidP="4FE27CD7" w:rsidRDefault="5F5654F1" w14:paraId="259CA364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5F5654F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2606F605" w:rsidP="4FE27CD7" w:rsidRDefault="2606F605" w14:paraId="15DDEEBB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2606F60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Fácil</w:t>
            </w:r>
          </w:p>
        </w:tc>
        <w:tc>
          <w:tcPr>
            <w:tcW w:w="1089" w:type="dxa"/>
            <w:tcMar/>
          </w:tcPr>
          <w:p w:rsidR="4CF960D0" w:rsidP="4FE27CD7" w:rsidRDefault="4CF960D0" w14:paraId="5BC8EF5F" w14:textId="5943B158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CF960D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José</w:t>
            </w:r>
          </w:p>
        </w:tc>
        <w:tc>
          <w:tcPr>
            <w:tcW w:w="1167" w:type="dxa"/>
            <w:tcMar/>
          </w:tcPr>
          <w:p w:rsidR="77CA3AA1" w:rsidP="4FE27CD7" w:rsidRDefault="77CA3AA1" w14:paraId="402934A5" w14:textId="2177649A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77CA3AA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6h</w:t>
            </w:r>
          </w:p>
        </w:tc>
        <w:tc>
          <w:tcPr>
            <w:tcW w:w="1167" w:type="dxa"/>
            <w:tcMar/>
          </w:tcPr>
          <w:p w:rsidR="220B2FEE" w:rsidP="75437D6B" w:rsidRDefault="220B2FEE" w14:paraId="48E9DEC5" w14:textId="41E7768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75437D6B" w:rsidR="6ED5C9E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2 (</w:t>
            </w:r>
            <w:proofErr w:type="spellStart"/>
            <w:r w:rsidRPr="75437D6B" w:rsidR="6ED5C9E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php</w:t>
            </w:r>
            <w:proofErr w:type="spellEnd"/>
            <w:r w:rsidRPr="75437D6B" w:rsidR="6ED5C9E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)</w:t>
            </w:r>
          </w:p>
          <w:p w:rsidR="220B2FEE" w:rsidP="75437D6B" w:rsidRDefault="220B2FEE" w14:paraId="31C7FD08" w14:textId="6B52739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</w:pPr>
            <w:r w:rsidRPr="75437D6B" w:rsidR="6ED5C9E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24/11</w:t>
            </w:r>
          </w:p>
          <w:p w:rsidR="220B2FEE" w:rsidP="4807C974" w:rsidRDefault="220B2FEE" w14:paraId="5C8B4FC3" w14:textId="5D8DC771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220B2FEE" w:rsidP="75437D6B" w:rsidRDefault="220B2FEE" w14:paraId="3A8BAEAB" w14:textId="23795C3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75437D6B" w:rsidR="6231B98D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3 (</w:t>
            </w:r>
            <w:proofErr w:type="spellStart"/>
            <w:r w:rsidRPr="75437D6B" w:rsidR="6231B98D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php</w:t>
            </w:r>
            <w:proofErr w:type="spellEnd"/>
            <w:r w:rsidRPr="75437D6B" w:rsidR="6231B98D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) 08/12</w:t>
            </w:r>
          </w:p>
        </w:tc>
      </w:tr>
      <w:tr w:rsidR="4FE27CD7" w:rsidTr="366AE7BC" w14:paraId="1FAF4570">
        <w:tc>
          <w:tcPr>
            <w:tcW w:w="555" w:type="dxa"/>
            <w:tcMar/>
          </w:tcPr>
          <w:p w:rsidR="07C7741A" w:rsidP="4FE27CD7" w:rsidRDefault="07C7741A" w14:paraId="2582BD1C" w14:textId="21929DC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07C7741A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8</w:t>
            </w:r>
          </w:p>
          <w:p w:rsidR="4FE27CD7" w:rsidP="4FE27CD7" w:rsidRDefault="4FE27CD7" w14:paraId="006E0502" w14:textId="21929DC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66" w:type="dxa"/>
            <w:tcMar/>
          </w:tcPr>
          <w:p w:rsidR="4986D6E0" w:rsidP="4FE27CD7" w:rsidRDefault="4986D6E0" w14:paraId="075A023B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986D6E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Alterar questão</w:t>
            </w:r>
          </w:p>
        </w:tc>
        <w:tc>
          <w:tcPr>
            <w:tcW w:w="1984" w:type="dxa"/>
            <w:tcMar/>
          </w:tcPr>
          <w:p w:rsidR="36311709" w:rsidP="4FE27CD7" w:rsidRDefault="36311709" w14:paraId="7855681E" w14:textId="6417D24D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36311709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o usuário altere uma questão</w:t>
            </w:r>
          </w:p>
        </w:tc>
        <w:tc>
          <w:tcPr>
            <w:tcW w:w="1089" w:type="dxa"/>
            <w:tcMar/>
          </w:tcPr>
          <w:p w:rsidR="24A1CFF7" w:rsidP="4FE27CD7" w:rsidRDefault="24A1CFF7" w14:paraId="467DE9B0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24A1CFF7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732720A8" w:rsidP="4FE27CD7" w:rsidRDefault="732720A8" w14:paraId="640529F5" w14:textId="44E45EDA">
            <w:pPr>
              <w:pStyle w:val="BodyText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4FE27CD7" w:rsidR="732720A8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Média</w:t>
            </w:r>
          </w:p>
        </w:tc>
        <w:tc>
          <w:tcPr>
            <w:tcW w:w="1089" w:type="dxa"/>
            <w:tcMar/>
          </w:tcPr>
          <w:p w:rsidR="1F7D5782" w:rsidP="4FE27CD7" w:rsidRDefault="1F7D5782" w14:paraId="6CE63A5D" w14:textId="05E1531F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1F7D5782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José</w:t>
            </w:r>
          </w:p>
        </w:tc>
        <w:tc>
          <w:tcPr>
            <w:tcW w:w="1167" w:type="dxa"/>
            <w:tcMar/>
          </w:tcPr>
          <w:p w:rsidR="2A187DDF" w:rsidP="4FE27CD7" w:rsidRDefault="2A187DDF" w14:paraId="6DCC952C" w14:textId="2770545D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2A187DD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6h</w:t>
            </w:r>
          </w:p>
          <w:p w:rsidR="4FE27CD7" w:rsidP="4FE27CD7" w:rsidRDefault="4FE27CD7" w14:paraId="3CF8964C" w14:textId="431C8986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220B2FEE" w:rsidP="75437D6B" w:rsidRDefault="220B2FEE" w14:paraId="15D192BD" w14:textId="57C03B2B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75437D6B" w:rsidR="11E5A79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3 (</w:t>
            </w:r>
            <w:proofErr w:type="spellStart"/>
            <w:r w:rsidRPr="75437D6B" w:rsidR="11E5A79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php</w:t>
            </w:r>
            <w:proofErr w:type="spellEnd"/>
            <w:r w:rsidRPr="75437D6B" w:rsidR="11E5A79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) 08/12</w:t>
            </w:r>
          </w:p>
        </w:tc>
      </w:tr>
      <w:tr w:rsidR="4FE27CD7" w:rsidTr="366AE7BC" w14:paraId="5F89505C">
        <w:tc>
          <w:tcPr>
            <w:tcW w:w="555" w:type="dxa"/>
            <w:tcMar/>
          </w:tcPr>
          <w:p w:rsidR="07C7741A" w:rsidP="4FE27CD7" w:rsidRDefault="07C7741A" w14:paraId="68CFC602" w14:textId="13B3BB2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07C7741A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9</w:t>
            </w:r>
          </w:p>
          <w:p w:rsidR="4FE27CD7" w:rsidP="4FE27CD7" w:rsidRDefault="4FE27CD7" w14:paraId="48DB6F0B" w14:textId="6214113E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66" w:type="dxa"/>
            <w:tcMar/>
          </w:tcPr>
          <w:p w:rsidR="7CCCBC40" w:rsidP="4FE27CD7" w:rsidRDefault="7CCCBC40" w14:paraId="0B7005FB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7CCCBC4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Excluir questão</w:t>
            </w:r>
          </w:p>
        </w:tc>
        <w:tc>
          <w:tcPr>
            <w:tcW w:w="1984" w:type="dxa"/>
            <w:tcMar/>
          </w:tcPr>
          <w:p w:rsidR="5773F967" w:rsidP="4FE27CD7" w:rsidRDefault="5773F967" w14:paraId="013CEB7A" w14:textId="4814C4B8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5773F967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o usuário exclua uma questão</w:t>
            </w:r>
          </w:p>
        </w:tc>
        <w:tc>
          <w:tcPr>
            <w:tcW w:w="1089" w:type="dxa"/>
            <w:tcMar/>
          </w:tcPr>
          <w:p w:rsidR="46117D74" w:rsidP="4FE27CD7" w:rsidRDefault="46117D74" w14:paraId="167AA5C0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6117D74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4D4C25BF" w:rsidP="4FE27CD7" w:rsidRDefault="4D4C25BF" w14:paraId="55454782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D4C25B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Fácil</w:t>
            </w:r>
          </w:p>
        </w:tc>
        <w:tc>
          <w:tcPr>
            <w:tcW w:w="1089" w:type="dxa"/>
            <w:tcMar/>
          </w:tcPr>
          <w:p w:rsidR="35EDE6F8" w:rsidP="4FE27CD7" w:rsidRDefault="35EDE6F8" w14:paraId="3B877DFA" w14:textId="7ED1B66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35EDE6F8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José</w:t>
            </w:r>
          </w:p>
        </w:tc>
        <w:tc>
          <w:tcPr>
            <w:tcW w:w="1167" w:type="dxa"/>
            <w:tcMar/>
          </w:tcPr>
          <w:p w:rsidR="515A0E21" w:rsidP="4FE27CD7" w:rsidRDefault="515A0E21" w14:paraId="408F1209" w14:textId="1BADE6C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515A0E2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3h</w:t>
            </w:r>
          </w:p>
          <w:p w:rsidR="4FE27CD7" w:rsidP="4FE27CD7" w:rsidRDefault="4FE27CD7" w14:paraId="451CC03E" w14:textId="4BB0F9B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220B2FEE" w:rsidP="5FC57E16" w:rsidRDefault="220B2FEE" w14:paraId="1E34F54D" w14:textId="3999972D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</w:pPr>
            <w:r w:rsidRPr="5FC57E16" w:rsidR="2B5CB4AB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3 (</w:t>
            </w:r>
            <w:proofErr w:type="spellStart"/>
            <w:r w:rsidRPr="5FC57E16" w:rsidR="2B5CB4AB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php</w:t>
            </w:r>
            <w:proofErr w:type="spellEnd"/>
            <w:r w:rsidRPr="5FC57E16" w:rsidR="2B5CB4AB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) 08/12</w:t>
            </w:r>
            <w:r w:rsidRPr="5FC57E16" w:rsidR="55598503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x</w:t>
            </w:r>
          </w:p>
          <w:p w:rsidR="220B2FEE" w:rsidP="5FC57E16" w:rsidRDefault="220B2FEE" w14:paraId="07D9698C" w14:textId="523FCF3D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</w:pPr>
          </w:p>
          <w:p w:rsidR="220B2FEE" w:rsidP="7A83808E" w:rsidRDefault="220B2FEE" w14:paraId="74E687C6" w14:textId="05D3F75F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7A83808E" w:rsidR="7CB0A9F2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4(08/02</w:t>
            </w:r>
            <w:r w:rsidRPr="7A83808E" w:rsidR="4CEA5087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)</w:t>
            </w:r>
            <w:proofErr w:type="spellStart"/>
            <w:proofErr w:type="spellEnd"/>
          </w:p>
        </w:tc>
      </w:tr>
      <w:tr w:rsidR="4FE27CD7" w:rsidTr="366AE7BC" w14:paraId="6C512164">
        <w:tc>
          <w:tcPr>
            <w:tcW w:w="555" w:type="dxa"/>
            <w:tcMar/>
          </w:tcPr>
          <w:p w:rsidR="37D4AD52" w:rsidP="4FE27CD7" w:rsidRDefault="37D4AD52" w14:paraId="0B4DCD85" w14:textId="4F17CF3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37D4AD52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10</w:t>
            </w:r>
          </w:p>
        </w:tc>
        <w:tc>
          <w:tcPr>
            <w:tcW w:w="1066" w:type="dxa"/>
            <w:tcMar/>
          </w:tcPr>
          <w:p w:rsidR="4D4C25BF" w:rsidP="4FE27CD7" w:rsidRDefault="4D4C25BF" w14:paraId="326BE75B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D4C25B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Criar prova simples</w:t>
            </w:r>
          </w:p>
        </w:tc>
        <w:tc>
          <w:tcPr>
            <w:tcW w:w="1984" w:type="dxa"/>
            <w:tcMar/>
          </w:tcPr>
          <w:p w:rsidR="0C3F8072" w:rsidP="4FE27CD7" w:rsidRDefault="0C3F8072" w14:paraId="1C39F54F" w14:textId="50E82818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0C3F8072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o usuário crie uma prova simples</w:t>
            </w:r>
          </w:p>
        </w:tc>
        <w:tc>
          <w:tcPr>
            <w:tcW w:w="1089" w:type="dxa"/>
            <w:tcMar/>
          </w:tcPr>
          <w:p w:rsidR="4D4C25BF" w:rsidP="4FE27CD7" w:rsidRDefault="4D4C25BF" w14:paraId="4C6E898A" w14:textId="1F754678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D4C25B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56054A2C" w:rsidP="4FE27CD7" w:rsidRDefault="56054A2C" w14:paraId="42B3BD4D" w14:textId="5F90D5EF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56054A2C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Difícil</w:t>
            </w:r>
          </w:p>
        </w:tc>
        <w:tc>
          <w:tcPr>
            <w:tcW w:w="1089" w:type="dxa"/>
            <w:tcMar/>
          </w:tcPr>
          <w:p w:rsidR="3E11E284" w:rsidP="4FE27CD7" w:rsidRDefault="3E11E284" w14:paraId="2064BB66" w14:textId="24093460">
            <w:pPr>
              <w:pStyle w:val="BodyText"/>
              <w:spacing w:before="0" w:beforeAutospacing="off" w:after="0" w:afterAutospacing="off" w:line="240" w:lineRule="auto"/>
              <w:ind w:left="0" w:right="0"/>
              <w:jc w:val="center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3E11E284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João</w:t>
            </w:r>
          </w:p>
        </w:tc>
        <w:tc>
          <w:tcPr>
            <w:tcW w:w="1167" w:type="dxa"/>
            <w:tcMar/>
          </w:tcPr>
          <w:p w:rsidR="3493A950" w:rsidP="4FE27CD7" w:rsidRDefault="3493A950" w14:paraId="04657B25" w14:textId="5869993F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3493A95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24h</w:t>
            </w:r>
          </w:p>
          <w:p w:rsidR="4FE27CD7" w:rsidP="4FE27CD7" w:rsidRDefault="4FE27CD7" w14:paraId="6A9F7853" w14:textId="2928FFFA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137A56B0" w:rsidP="75437D6B" w:rsidRDefault="137A56B0" w14:paraId="03325708" w14:textId="5A4D84CC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75437D6B" w:rsidR="137A56B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1 (</w:t>
            </w:r>
            <w:proofErr w:type="spellStart"/>
            <w:r w:rsidRPr="75437D6B" w:rsidR="137A56B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htm</w:t>
            </w:r>
            <w:r w:rsidRPr="75437D6B" w:rsidR="66EAF30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l</w:t>
            </w:r>
            <w:proofErr w:type="spellEnd"/>
            <w:r w:rsidRPr="75437D6B" w:rsidR="137A56B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)</w:t>
            </w:r>
          </w:p>
          <w:p w:rsidR="137A56B0" w:rsidP="75437D6B" w:rsidRDefault="137A56B0" w14:paraId="62F84B9D" w14:textId="29D0851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75437D6B" w:rsidR="137A56B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27/10</w:t>
            </w:r>
          </w:p>
          <w:p w:rsidR="137A56B0" w:rsidP="6FFEF458" w:rsidRDefault="137A56B0" w14:paraId="62A4B0CE" w14:textId="4A27309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</w:pPr>
          </w:p>
          <w:p w:rsidR="137A56B0" w:rsidP="75437D6B" w:rsidRDefault="137A56B0" w14:paraId="3DE666F6" w14:textId="41E7768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</w:pPr>
            <w:r w:rsidRPr="75437D6B" w:rsidR="34653CF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2 (</w:t>
            </w:r>
            <w:proofErr w:type="spellStart"/>
            <w:r w:rsidRPr="75437D6B" w:rsidR="34653CF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php</w:t>
            </w:r>
            <w:proofErr w:type="spellEnd"/>
            <w:r w:rsidRPr="75437D6B" w:rsidR="34653CF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)</w:t>
            </w:r>
          </w:p>
          <w:p w:rsidR="137A56B0" w:rsidP="0C0B92A6" w:rsidRDefault="137A56B0" w14:paraId="70CEEFD0" w14:textId="59A1F98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</w:pPr>
            <w:r w:rsidRPr="0C0B92A6" w:rsidR="34653CF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24/11</w:t>
            </w:r>
          </w:p>
          <w:p w:rsidR="137A56B0" w:rsidP="0C0B92A6" w:rsidRDefault="137A56B0" w14:paraId="6107C000" w14:textId="34257F3A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</w:pPr>
          </w:p>
          <w:p w:rsidR="137A56B0" w:rsidP="7A83808E" w:rsidRDefault="137A56B0" w14:paraId="2837B7F0" w14:textId="79C2F026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</w:pPr>
            <w:r w:rsidRPr="7A83808E" w:rsidR="76329864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4(08/02</w:t>
            </w:r>
            <w:r w:rsidRPr="7A83808E" w:rsidR="76329864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)</w:t>
            </w:r>
          </w:p>
        </w:tc>
      </w:tr>
      <w:tr w:rsidR="4FE27CD7" w:rsidTr="366AE7BC" w14:paraId="2B6D9C85">
        <w:tc>
          <w:tcPr>
            <w:tcW w:w="555" w:type="dxa"/>
            <w:tcMar/>
          </w:tcPr>
          <w:p w:rsidR="6831715F" w:rsidP="4FE27CD7" w:rsidRDefault="6831715F" w14:paraId="0F016EB0" w14:textId="314AB6CE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6831715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11</w:t>
            </w:r>
          </w:p>
        </w:tc>
        <w:tc>
          <w:tcPr>
            <w:tcW w:w="1066" w:type="dxa"/>
            <w:tcMar/>
          </w:tcPr>
          <w:p w:rsidR="4D4C25BF" w:rsidP="4FE27CD7" w:rsidRDefault="4D4C25BF" w14:paraId="6ECCAD8D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D4C25B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Visualizar prova simples</w:t>
            </w:r>
          </w:p>
        </w:tc>
        <w:tc>
          <w:tcPr>
            <w:tcW w:w="1984" w:type="dxa"/>
            <w:tcMar/>
          </w:tcPr>
          <w:p w:rsidR="238FCD76" w:rsidP="4FE27CD7" w:rsidRDefault="238FCD76" w14:paraId="2174F0F4" w14:textId="330A3476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238FCD7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o usuário visualize uma prova simples</w:t>
            </w:r>
          </w:p>
        </w:tc>
        <w:tc>
          <w:tcPr>
            <w:tcW w:w="1089" w:type="dxa"/>
            <w:tcMar/>
          </w:tcPr>
          <w:p w:rsidR="4D4C25BF" w:rsidP="4FE27CD7" w:rsidRDefault="4D4C25BF" w14:paraId="0DA80771" w14:textId="768D2678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D4C25B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4D4C25BF" w:rsidP="4FE27CD7" w:rsidRDefault="4D4C25BF" w14:paraId="7FE6B2E3" w14:textId="60668E1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D4C25B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Fácil</w:t>
            </w:r>
          </w:p>
        </w:tc>
        <w:tc>
          <w:tcPr>
            <w:tcW w:w="1089" w:type="dxa"/>
            <w:tcMar/>
          </w:tcPr>
          <w:p w:rsidR="3E11E284" w:rsidP="4FE27CD7" w:rsidRDefault="3E11E284" w14:paraId="6750FD97" w14:textId="260C92E8">
            <w:pPr>
              <w:pStyle w:val="BodyText"/>
              <w:spacing w:before="0" w:beforeAutospacing="off" w:after="0" w:afterAutospacing="off" w:line="240" w:lineRule="auto"/>
              <w:ind w:left="0" w:right="0"/>
              <w:jc w:val="center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3E11E284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João</w:t>
            </w:r>
          </w:p>
        </w:tc>
        <w:tc>
          <w:tcPr>
            <w:tcW w:w="1167" w:type="dxa"/>
            <w:tcMar/>
          </w:tcPr>
          <w:p w:rsidR="40F6568A" w:rsidP="4FE27CD7" w:rsidRDefault="40F6568A" w14:paraId="460390B6" w14:textId="4BC171C6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0F6568A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6h</w:t>
            </w:r>
          </w:p>
          <w:p w:rsidR="4FE27CD7" w:rsidP="4FE27CD7" w:rsidRDefault="4FE27CD7" w14:paraId="46E74333" w14:textId="12CA24A8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220B2FEE" w:rsidP="75437D6B" w:rsidRDefault="220B2FEE" w14:paraId="5F4DEDC0" w14:textId="41E7768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75437D6B" w:rsidR="638F7FBD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2 (</w:t>
            </w:r>
            <w:proofErr w:type="spellStart"/>
            <w:r w:rsidRPr="75437D6B" w:rsidR="638F7FBD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php</w:t>
            </w:r>
            <w:proofErr w:type="spellEnd"/>
            <w:r w:rsidRPr="75437D6B" w:rsidR="638F7FBD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)</w:t>
            </w:r>
          </w:p>
          <w:p w:rsidR="220B2FEE" w:rsidP="75437D6B" w:rsidRDefault="220B2FEE" w14:paraId="03D8091E" w14:textId="0CF1F0AD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75437D6B" w:rsidR="638F7FBD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24/11</w:t>
            </w:r>
          </w:p>
        </w:tc>
      </w:tr>
      <w:tr w:rsidR="4FE27CD7" w:rsidTr="366AE7BC" w14:paraId="11EB176C">
        <w:tc>
          <w:tcPr>
            <w:tcW w:w="555" w:type="dxa"/>
            <w:tcMar/>
          </w:tcPr>
          <w:p w:rsidR="70218ABB" w:rsidP="4FE27CD7" w:rsidRDefault="70218ABB" w14:paraId="16C5BDC5" w14:textId="472CA694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70218ABB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12</w:t>
            </w:r>
          </w:p>
        </w:tc>
        <w:tc>
          <w:tcPr>
            <w:tcW w:w="1066" w:type="dxa"/>
            <w:tcMar/>
          </w:tcPr>
          <w:p w:rsidR="4D4C25BF" w:rsidP="4FE27CD7" w:rsidRDefault="4D4C25BF" w14:paraId="46AB556E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D4C25B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Alterar prova simples</w:t>
            </w:r>
          </w:p>
        </w:tc>
        <w:tc>
          <w:tcPr>
            <w:tcW w:w="1984" w:type="dxa"/>
            <w:tcMar/>
          </w:tcPr>
          <w:p w:rsidR="38320507" w:rsidP="4FE27CD7" w:rsidRDefault="38320507" w14:paraId="2A2D6A07" w14:textId="54F21D44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38320507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usuário altere uma prova simples</w:t>
            </w:r>
          </w:p>
        </w:tc>
        <w:tc>
          <w:tcPr>
            <w:tcW w:w="1089" w:type="dxa"/>
            <w:tcMar/>
          </w:tcPr>
          <w:p w:rsidR="4D4C25BF" w:rsidP="4FE27CD7" w:rsidRDefault="4D4C25BF" w14:paraId="0AEA2707" w14:textId="5876C34C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D4C25B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1B6F4E3F" w:rsidP="4FE27CD7" w:rsidRDefault="1B6F4E3F" w14:paraId="27364738" w14:textId="06BEEABD">
            <w:pPr>
              <w:pStyle w:val="BodyText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4FE27CD7" w:rsidR="1B6F4E3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Média</w:t>
            </w:r>
          </w:p>
        </w:tc>
        <w:tc>
          <w:tcPr>
            <w:tcW w:w="1089" w:type="dxa"/>
            <w:tcMar/>
          </w:tcPr>
          <w:p w:rsidR="0C5E3044" w:rsidP="4FE27CD7" w:rsidRDefault="0C5E3044" w14:paraId="5551D1DD" w14:textId="4A79785C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0C5E3044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João</w:t>
            </w:r>
          </w:p>
        </w:tc>
        <w:tc>
          <w:tcPr>
            <w:tcW w:w="1167" w:type="dxa"/>
            <w:tcMar/>
          </w:tcPr>
          <w:p w:rsidR="2F8FDFF1" w:rsidP="4FE27CD7" w:rsidRDefault="2F8FDFF1" w14:paraId="0FC6C9C0" w14:textId="3107D60F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2F8FDFF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12h</w:t>
            </w:r>
          </w:p>
          <w:p w:rsidR="4FE27CD7" w:rsidP="4FE27CD7" w:rsidRDefault="4FE27CD7" w14:paraId="4C53DA15" w14:textId="0191A90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220B2FEE" w:rsidP="75437D6B" w:rsidRDefault="220B2FEE" w14:paraId="1DE1513E" w14:textId="452ADF2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75437D6B" w:rsidR="62606DB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3 (</w:t>
            </w:r>
            <w:proofErr w:type="spellStart"/>
            <w:r w:rsidRPr="75437D6B" w:rsidR="62606DB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php</w:t>
            </w:r>
            <w:proofErr w:type="spellEnd"/>
            <w:r w:rsidRPr="75437D6B" w:rsidR="62606DB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) 08/12</w:t>
            </w:r>
          </w:p>
          <w:p w:rsidR="220B2FEE" w:rsidP="4807C974" w:rsidRDefault="220B2FEE" w14:paraId="75DAA17F" w14:textId="3C035EAE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4FE27CD7" w:rsidTr="366AE7BC" w14:paraId="7B53C106">
        <w:tc>
          <w:tcPr>
            <w:tcW w:w="555" w:type="dxa"/>
            <w:tcMar/>
          </w:tcPr>
          <w:p w:rsidR="70218ABB" w:rsidP="4FE27CD7" w:rsidRDefault="70218ABB" w14:paraId="07EA57CC" w14:textId="19BA454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70218ABB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13</w:t>
            </w:r>
          </w:p>
        </w:tc>
        <w:tc>
          <w:tcPr>
            <w:tcW w:w="1066" w:type="dxa"/>
            <w:tcMar/>
          </w:tcPr>
          <w:p w:rsidR="4D4C25BF" w:rsidP="4FE27CD7" w:rsidRDefault="4D4C25BF" w14:paraId="1655498C" w14:textId="6D2FE36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D4C25B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Excluir prova simples</w:t>
            </w:r>
          </w:p>
        </w:tc>
        <w:tc>
          <w:tcPr>
            <w:tcW w:w="1984" w:type="dxa"/>
            <w:tcMar/>
          </w:tcPr>
          <w:p w:rsidR="0BDB2009" w:rsidP="4FE27CD7" w:rsidRDefault="0BDB2009" w14:paraId="05F1758B" w14:textId="30100DF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0BDB2009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o usuário exclua uma prova simples</w:t>
            </w:r>
          </w:p>
        </w:tc>
        <w:tc>
          <w:tcPr>
            <w:tcW w:w="1089" w:type="dxa"/>
            <w:tcMar/>
          </w:tcPr>
          <w:p w:rsidR="4D4C25BF" w:rsidP="4FE27CD7" w:rsidRDefault="4D4C25BF" w14:paraId="4B4043D2" w14:textId="03EEF4C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D4C25B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4D4C25BF" w:rsidP="4FE27CD7" w:rsidRDefault="4D4C25BF" w14:paraId="5D8EE976" w14:textId="0C28065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D4C25B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Fácil</w:t>
            </w:r>
          </w:p>
        </w:tc>
        <w:tc>
          <w:tcPr>
            <w:tcW w:w="1089" w:type="dxa"/>
            <w:tcMar/>
          </w:tcPr>
          <w:p w:rsidR="7CB71132" w:rsidP="4FE27CD7" w:rsidRDefault="7CB71132" w14:paraId="5F3C354B" w14:textId="0E3E161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7CB71132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João</w:t>
            </w:r>
          </w:p>
        </w:tc>
        <w:tc>
          <w:tcPr>
            <w:tcW w:w="1167" w:type="dxa"/>
            <w:tcMar/>
          </w:tcPr>
          <w:p w:rsidR="0D561B1F" w:rsidP="4FE27CD7" w:rsidRDefault="0D561B1F" w14:paraId="207903B1" w14:textId="57E2283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0D561B1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3h</w:t>
            </w:r>
          </w:p>
          <w:p w:rsidR="4FE27CD7" w:rsidP="4FE27CD7" w:rsidRDefault="4FE27CD7" w14:paraId="6CA0B457" w14:textId="08A3C23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220B2FEE" w:rsidP="75437D6B" w:rsidRDefault="220B2FEE" w14:paraId="3D740B86" w14:textId="452ADF2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75437D6B" w:rsidR="15184D43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3 (</w:t>
            </w:r>
            <w:proofErr w:type="spellStart"/>
            <w:r w:rsidRPr="75437D6B" w:rsidR="15184D43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php</w:t>
            </w:r>
            <w:proofErr w:type="spellEnd"/>
            <w:r w:rsidRPr="75437D6B" w:rsidR="15184D43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) 08/12</w:t>
            </w:r>
          </w:p>
          <w:p w:rsidR="220B2FEE" w:rsidP="4807C974" w:rsidRDefault="220B2FEE" w14:paraId="0B092E72" w14:textId="6626B142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4FE27CD7" w:rsidTr="366AE7BC" w14:paraId="5B956016">
        <w:tc>
          <w:tcPr>
            <w:tcW w:w="555" w:type="dxa"/>
            <w:tcMar/>
          </w:tcPr>
          <w:p w:rsidR="210B033D" w:rsidP="4FE27CD7" w:rsidRDefault="210B033D" w14:paraId="605BEA06" w14:textId="0A1133DE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210B033D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14</w:t>
            </w:r>
          </w:p>
        </w:tc>
        <w:tc>
          <w:tcPr>
            <w:tcW w:w="1066" w:type="dxa"/>
            <w:tcMar/>
          </w:tcPr>
          <w:p w:rsidR="4D4C25BF" w:rsidP="4FE27CD7" w:rsidRDefault="4D4C25BF" w14:paraId="6389E68A" w14:textId="23E9764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D4C25B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Criar prova global</w:t>
            </w:r>
          </w:p>
        </w:tc>
        <w:tc>
          <w:tcPr>
            <w:tcW w:w="1984" w:type="dxa"/>
            <w:tcMar/>
          </w:tcPr>
          <w:p w:rsidR="137C327D" w:rsidP="4FE27CD7" w:rsidRDefault="137C327D" w14:paraId="60F85EF1" w14:textId="5F461942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137C327D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o usuário crie uma prova global</w:t>
            </w:r>
          </w:p>
        </w:tc>
        <w:tc>
          <w:tcPr>
            <w:tcW w:w="1089" w:type="dxa"/>
            <w:tcMar/>
          </w:tcPr>
          <w:p w:rsidR="1C3271F0" w:rsidP="4FE27CD7" w:rsidRDefault="1C3271F0" w14:paraId="1B1EA3C0" w14:textId="1A89807E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1C3271F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70545702" w:rsidP="4FE27CD7" w:rsidRDefault="70545702" w14:paraId="27F55821" w14:textId="2EED21A8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70545702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Difícil</w:t>
            </w:r>
          </w:p>
        </w:tc>
        <w:tc>
          <w:tcPr>
            <w:tcW w:w="1089" w:type="dxa"/>
            <w:tcMar/>
          </w:tcPr>
          <w:p w:rsidR="6483AF1E" w:rsidP="4FE27CD7" w:rsidRDefault="6483AF1E" w14:paraId="785D41F0" w14:textId="06382B4E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6483AF1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João</w:t>
            </w:r>
          </w:p>
        </w:tc>
        <w:tc>
          <w:tcPr>
            <w:tcW w:w="1167" w:type="dxa"/>
            <w:tcMar/>
          </w:tcPr>
          <w:p w:rsidR="47D0140D" w:rsidP="4FE27CD7" w:rsidRDefault="47D0140D" w14:paraId="79C5BD05" w14:textId="7289AAE8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7D0140D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24h</w:t>
            </w:r>
          </w:p>
          <w:p w:rsidR="4FE27CD7" w:rsidP="4FE27CD7" w:rsidRDefault="4FE27CD7" w14:paraId="0D4D84C5" w14:textId="2533087A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220B2FEE" w:rsidP="7A83808E" w:rsidRDefault="220B2FEE" w14:paraId="0C9AC79D" w14:textId="5EF1F77B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7A83808E" w:rsidR="73CB50D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 xml:space="preserve">4 </w:t>
            </w:r>
            <w:r w:rsidRPr="7A83808E" w:rsidR="4987668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(08/02)</w:t>
            </w:r>
          </w:p>
        </w:tc>
      </w:tr>
      <w:tr w:rsidR="4FE27CD7" w:rsidTr="366AE7BC" w14:paraId="412767B6">
        <w:tc>
          <w:tcPr>
            <w:tcW w:w="555" w:type="dxa"/>
            <w:tcMar/>
          </w:tcPr>
          <w:p w:rsidR="11B1E25E" w:rsidP="4FE27CD7" w:rsidRDefault="11B1E25E" w14:paraId="1CF8689E" w14:textId="406636F6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11B1E25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15</w:t>
            </w:r>
          </w:p>
        </w:tc>
        <w:tc>
          <w:tcPr>
            <w:tcW w:w="1066" w:type="dxa"/>
            <w:tcMar/>
          </w:tcPr>
          <w:p w:rsidR="4D4C25BF" w:rsidP="4FE27CD7" w:rsidRDefault="4D4C25BF" w14:paraId="7E873A05" w14:textId="71EDC43E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D4C25B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Visualizar prova global</w:t>
            </w:r>
          </w:p>
        </w:tc>
        <w:tc>
          <w:tcPr>
            <w:tcW w:w="1984" w:type="dxa"/>
            <w:tcMar/>
          </w:tcPr>
          <w:p w:rsidR="40E9625E" w:rsidP="4FE27CD7" w:rsidRDefault="40E9625E" w14:paraId="4A42AD0A" w14:textId="0D7971AC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0E9625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o usuário visualize uma prova global</w:t>
            </w:r>
          </w:p>
        </w:tc>
        <w:tc>
          <w:tcPr>
            <w:tcW w:w="1089" w:type="dxa"/>
            <w:tcMar/>
          </w:tcPr>
          <w:p w:rsidR="0BA5111B" w:rsidP="4FE27CD7" w:rsidRDefault="0BA5111B" w14:paraId="14321F7E" w14:textId="1B02521B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0BA5111B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7CA97C16" w:rsidP="4FE27CD7" w:rsidRDefault="7CA97C16" w14:paraId="7CDC56A6" w14:textId="42F4FEEF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7CA97C1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Fácil</w:t>
            </w:r>
          </w:p>
        </w:tc>
        <w:tc>
          <w:tcPr>
            <w:tcW w:w="1089" w:type="dxa"/>
            <w:tcMar/>
          </w:tcPr>
          <w:p w:rsidR="27A77A70" w:rsidP="4FE27CD7" w:rsidRDefault="27A77A70" w14:paraId="33EA2E9F" w14:textId="0D5B07C8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27A77A7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João</w:t>
            </w:r>
          </w:p>
        </w:tc>
        <w:tc>
          <w:tcPr>
            <w:tcW w:w="1167" w:type="dxa"/>
            <w:tcMar/>
          </w:tcPr>
          <w:p w:rsidR="7549DA2E" w:rsidP="4FE27CD7" w:rsidRDefault="7549DA2E" w14:paraId="1518CD18" w14:textId="3370E2C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7549DA2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6h</w:t>
            </w:r>
          </w:p>
          <w:p w:rsidR="4FE27CD7" w:rsidP="4FE27CD7" w:rsidRDefault="4FE27CD7" w14:paraId="15FD2D88" w14:textId="3058B33A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220B2FEE" w:rsidP="366AE7BC" w:rsidRDefault="220B2FEE" w14:paraId="2B2427D2" w14:textId="5C04F82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366AE7BC" w:rsidR="1A409113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Final (29/03)</w:t>
            </w:r>
          </w:p>
        </w:tc>
      </w:tr>
      <w:tr w:rsidR="4FE27CD7" w:rsidTr="366AE7BC" w14:paraId="59507EE5">
        <w:tc>
          <w:tcPr>
            <w:tcW w:w="555" w:type="dxa"/>
            <w:tcMar/>
          </w:tcPr>
          <w:p w:rsidR="56A17444" w:rsidP="4FE27CD7" w:rsidRDefault="56A17444" w14:paraId="71B7ED07" w14:textId="58DD667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56A17444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16</w:t>
            </w:r>
          </w:p>
        </w:tc>
        <w:tc>
          <w:tcPr>
            <w:tcW w:w="1066" w:type="dxa"/>
            <w:tcMar/>
          </w:tcPr>
          <w:p w:rsidR="4D4C25BF" w:rsidP="4FE27CD7" w:rsidRDefault="4D4C25BF" w14:paraId="542CFEEF" w14:textId="34BE2861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D4C25B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Alterar prova global</w:t>
            </w:r>
          </w:p>
        </w:tc>
        <w:tc>
          <w:tcPr>
            <w:tcW w:w="1984" w:type="dxa"/>
            <w:tcMar/>
          </w:tcPr>
          <w:p w:rsidR="64D9C04B" w:rsidP="4FE27CD7" w:rsidRDefault="64D9C04B" w14:paraId="139A9638" w14:textId="5BF550FB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64D9C04B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o usuário alter</w:t>
            </w:r>
            <w:r w:rsidRPr="4FE27CD7" w:rsidR="3549553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</w:t>
            </w:r>
            <w:r w:rsidRPr="4FE27CD7" w:rsidR="64D9C04B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uma prova global</w:t>
            </w:r>
          </w:p>
        </w:tc>
        <w:tc>
          <w:tcPr>
            <w:tcW w:w="1089" w:type="dxa"/>
            <w:tcMar/>
          </w:tcPr>
          <w:p w:rsidR="04CA975A" w:rsidP="4FE27CD7" w:rsidRDefault="04CA975A" w14:paraId="0EA9A55C" w14:textId="1FA442CB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04CA975A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0FDE4FD1" w:rsidP="4FE27CD7" w:rsidRDefault="0FDE4FD1" w14:paraId="697D45CD" w14:textId="47220314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0FDE4FD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Média</w:t>
            </w:r>
          </w:p>
        </w:tc>
        <w:tc>
          <w:tcPr>
            <w:tcW w:w="1089" w:type="dxa"/>
            <w:tcMar/>
          </w:tcPr>
          <w:p w:rsidR="5A355A28" w:rsidP="7A83808E" w:rsidRDefault="5A355A28" w14:paraId="30C8896F" w14:textId="3AB426D6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A83808E" w:rsidR="64BFA84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Jo</w:t>
            </w:r>
            <w:r w:rsidRPr="7A83808E" w:rsidR="6AB8AF5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ão</w:t>
            </w:r>
          </w:p>
        </w:tc>
        <w:tc>
          <w:tcPr>
            <w:tcW w:w="1167" w:type="dxa"/>
            <w:tcMar/>
          </w:tcPr>
          <w:p w:rsidR="5AE1CE4A" w:rsidP="4FE27CD7" w:rsidRDefault="5AE1CE4A" w14:paraId="653415E8" w14:textId="4BF8EF74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5AE1CE4A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12h</w:t>
            </w:r>
          </w:p>
          <w:p w:rsidR="4FE27CD7" w:rsidP="4FE27CD7" w:rsidRDefault="4FE27CD7" w14:paraId="15CD935E" w14:textId="469CFF3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220B2FEE" w:rsidP="366AE7BC" w:rsidRDefault="220B2FEE" w14:paraId="1025B051" w14:textId="5C04F82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366AE7BC" w:rsidR="2FBBB309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Final (29/03)</w:t>
            </w:r>
          </w:p>
          <w:p w:rsidR="220B2FEE" w:rsidP="7A83808E" w:rsidRDefault="220B2FEE" w14:paraId="41EBDCA0" w14:textId="70465C4D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4FE27CD7" w:rsidTr="366AE7BC" w14:paraId="28D91539">
        <w:tc>
          <w:tcPr>
            <w:tcW w:w="555" w:type="dxa"/>
            <w:tcMar/>
          </w:tcPr>
          <w:p w:rsidR="56A17444" w:rsidP="4FE27CD7" w:rsidRDefault="56A17444" w14:paraId="43FF0CCD" w14:textId="523733FE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56A17444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17</w:t>
            </w:r>
          </w:p>
        </w:tc>
        <w:tc>
          <w:tcPr>
            <w:tcW w:w="1066" w:type="dxa"/>
            <w:tcMar/>
          </w:tcPr>
          <w:p w:rsidR="4D4C25BF" w:rsidP="4FE27CD7" w:rsidRDefault="4D4C25BF" w14:paraId="1ABD71AC" w14:textId="33968631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D4C25B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Excluir prova global</w:t>
            </w:r>
          </w:p>
        </w:tc>
        <w:tc>
          <w:tcPr>
            <w:tcW w:w="1984" w:type="dxa"/>
            <w:tcMar/>
          </w:tcPr>
          <w:p w:rsidR="1CE70FAF" w:rsidP="4FE27CD7" w:rsidRDefault="1CE70FAF" w14:paraId="2BA1FC98" w14:textId="3E34303C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1CE70FA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o usuário exclua uma prova global</w:t>
            </w:r>
          </w:p>
        </w:tc>
        <w:tc>
          <w:tcPr>
            <w:tcW w:w="1089" w:type="dxa"/>
            <w:tcMar/>
          </w:tcPr>
          <w:p w:rsidR="0D7A0E41" w:rsidP="4FE27CD7" w:rsidRDefault="0D7A0E41" w14:paraId="69F594C6" w14:textId="63C07CD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0D7A0E4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366D9DB0" w:rsidP="4FE27CD7" w:rsidRDefault="366D9DB0" w14:paraId="7B94CB8E" w14:textId="08F3417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366D9DB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Fácil</w:t>
            </w:r>
          </w:p>
        </w:tc>
        <w:tc>
          <w:tcPr>
            <w:tcW w:w="1089" w:type="dxa"/>
            <w:tcMar/>
          </w:tcPr>
          <w:p w:rsidR="1BF710BE" w:rsidP="7A83808E" w:rsidRDefault="1BF710BE" w14:paraId="35E497CE" w14:textId="003FA1D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A83808E" w:rsidR="5B1EAA1D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Jo</w:t>
            </w:r>
            <w:r w:rsidRPr="7A83808E" w:rsidR="496633F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ão</w:t>
            </w:r>
          </w:p>
        </w:tc>
        <w:tc>
          <w:tcPr>
            <w:tcW w:w="1167" w:type="dxa"/>
            <w:tcMar/>
          </w:tcPr>
          <w:p w:rsidR="3F771F14" w:rsidP="4FE27CD7" w:rsidRDefault="3F771F14" w14:paraId="0AC153C4" w14:textId="3F7940CE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3F771F14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3h</w:t>
            </w:r>
          </w:p>
          <w:p w:rsidR="4FE27CD7" w:rsidP="4FE27CD7" w:rsidRDefault="4FE27CD7" w14:paraId="0939A2EB" w14:textId="4D1EE1D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220B2FEE" w:rsidP="366AE7BC" w:rsidRDefault="220B2FEE" w14:paraId="6884A6EA" w14:textId="5C04F82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366AE7BC" w:rsidR="79DF6A1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Final (29/03)</w:t>
            </w:r>
          </w:p>
          <w:p w:rsidR="220B2FEE" w:rsidP="7A83808E" w:rsidRDefault="220B2FEE" w14:paraId="7D25886C" w14:textId="1630826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4FE27CD7" w:rsidTr="366AE7BC" w14:paraId="672DD287">
        <w:tc>
          <w:tcPr>
            <w:tcW w:w="555" w:type="dxa"/>
            <w:tcMar/>
          </w:tcPr>
          <w:p w:rsidR="5731550D" w:rsidP="4FE27CD7" w:rsidRDefault="5731550D" w14:paraId="4886DC1C" w14:textId="3654528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5731550D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18</w:t>
            </w:r>
          </w:p>
        </w:tc>
        <w:tc>
          <w:tcPr>
            <w:tcW w:w="1066" w:type="dxa"/>
            <w:tcMar/>
          </w:tcPr>
          <w:p w:rsidR="4D4C25BF" w:rsidP="4FE27CD7" w:rsidRDefault="4D4C25BF" w14:paraId="4A51FE1B" w14:textId="14B8206C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D4C25B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Gerar PDF</w:t>
            </w:r>
          </w:p>
        </w:tc>
        <w:tc>
          <w:tcPr>
            <w:tcW w:w="1984" w:type="dxa"/>
            <w:tcMar/>
          </w:tcPr>
          <w:p w:rsidR="429D6864" w:rsidP="4FE27CD7" w:rsidRDefault="429D6864" w14:paraId="4EB3C5D5" w14:textId="576ED7AD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29D6864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o usuário gere o PDF de alguma prova</w:t>
            </w:r>
            <w:r w:rsidRPr="4FE27CD7" w:rsidR="31E4776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r w:rsidRPr="4FE27CD7" w:rsidR="06CA3C59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 do respectivo gabarito</w:t>
            </w:r>
          </w:p>
        </w:tc>
        <w:tc>
          <w:tcPr>
            <w:tcW w:w="1089" w:type="dxa"/>
            <w:tcMar/>
          </w:tcPr>
          <w:p w:rsidR="231ED068" w:rsidP="4FE27CD7" w:rsidRDefault="231ED068" w14:paraId="4C23D706" w14:textId="287A8B1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231ED068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457F266B" w:rsidP="4FE27CD7" w:rsidRDefault="457F266B" w14:paraId="2D1F8207" w14:textId="08C94B1A">
            <w:pPr>
              <w:pStyle w:val="BodyText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57F266B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D</w:t>
            </w:r>
            <w:r w:rsidRPr="4FE27CD7" w:rsidR="01EE5138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ifí</w:t>
            </w:r>
            <w:r w:rsidRPr="4FE27CD7" w:rsidR="457F266B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cil</w:t>
            </w:r>
          </w:p>
        </w:tc>
        <w:tc>
          <w:tcPr>
            <w:tcW w:w="1089" w:type="dxa"/>
            <w:tcMar/>
          </w:tcPr>
          <w:p w:rsidR="620F7C6E" w:rsidP="4807C974" w:rsidRDefault="620F7C6E" w14:paraId="1B3AB7E1" w14:textId="7B4457B3">
            <w:pPr>
              <w:pStyle w:val="BodyText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4807C974" w:rsidR="0F36F86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João</w:t>
            </w:r>
          </w:p>
        </w:tc>
        <w:tc>
          <w:tcPr>
            <w:tcW w:w="1167" w:type="dxa"/>
            <w:tcMar/>
          </w:tcPr>
          <w:p w:rsidR="5155C635" w:rsidP="4FE27CD7" w:rsidRDefault="5155C635" w14:paraId="2EE40C4D" w14:textId="4637313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5155C63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24h</w:t>
            </w:r>
          </w:p>
          <w:p w:rsidR="4FE27CD7" w:rsidP="4FE27CD7" w:rsidRDefault="4FE27CD7" w14:paraId="16636446" w14:textId="6D651AE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220B2FEE" w:rsidP="366AE7BC" w:rsidRDefault="220B2FEE" w14:paraId="78200DFD" w14:textId="5C04F82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366AE7BC" w:rsidR="5C5DC28B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Final (29/03)</w:t>
            </w:r>
          </w:p>
          <w:p w:rsidR="220B2FEE" w:rsidP="7A83808E" w:rsidRDefault="220B2FEE" w14:paraId="47193B29" w14:textId="7D9353AA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4FE27CD7" w:rsidTr="366AE7BC" w14:paraId="664128D4">
        <w:tc>
          <w:tcPr>
            <w:tcW w:w="555" w:type="dxa"/>
            <w:tcMar/>
          </w:tcPr>
          <w:p w:rsidR="21B1B305" w:rsidP="4FE27CD7" w:rsidRDefault="21B1B305" w14:paraId="68E31B80" w14:textId="3EC6600A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21B1B30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19</w:t>
            </w:r>
          </w:p>
        </w:tc>
        <w:tc>
          <w:tcPr>
            <w:tcW w:w="1066" w:type="dxa"/>
            <w:tcMar/>
          </w:tcPr>
          <w:p w:rsidR="5E5FB108" w:rsidP="4FE27CD7" w:rsidRDefault="5E5FB108" w14:paraId="6E52F4CB" w14:textId="4BFCA88B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5E5FB108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Arquivar provas</w:t>
            </w:r>
          </w:p>
        </w:tc>
        <w:tc>
          <w:tcPr>
            <w:tcW w:w="1984" w:type="dxa"/>
            <w:tcMar/>
          </w:tcPr>
          <w:p w:rsidR="0388E28D" w:rsidP="4FE27CD7" w:rsidRDefault="0388E28D" w14:paraId="75B809A6" w14:textId="062A69F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0388E28D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o usuário arquive alguma prova</w:t>
            </w:r>
          </w:p>
        </w:tc>
        <w:tc>
          <w:tcPr>
            <w:tcW w:w="1089" w:type="dxa"/>
            <w:tcMar/>
          </w:tcPr>
          <w:p w:rsidR="6F005E17" w:rsidP="4FE27CD7" w:rsidRDefault="6F005E17" w14:paraId="7E879EB9" w14:textId="11BFFC38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6F005E17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Desejável</w:t>
            </w:r>
          </w:p>
        </w:tc>
        <w:tc>
          <w:tcPr>
            <w:tcW w:w="908" w:type="dxa"/>
            <w:tcMar/>
          </w:tcPr>
          <w:p w:rsidR="40A9604B" w:rsidP="4FE27CD7" w:rsidRDefault="40A9604B" w14:paraId="09F8FD94" w14:textId="69AEBB7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0A9604B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Médi</w:t>
            </w:r>
            <w:r w:rsidRPr="4FE27CD7" w:rsidR="2EB4B502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a</w:t>
            </w:r>
          </w:p>
        </w:tc>
        <w:tc>
          <w:tcPr>
            <w:tcW w:w="1089" w:type="dxa"/>
            <w:tcMar/>
          </w:tcPr>
          <w:p w:rsidR="75403B1C" w:rsidP="4FE27CD7" w:rsidRDefault="75403B1C" w14:paraId="3013D7D1" w14:textId="46FA973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75403B1C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Nicholas</w:t>
            </w:r>
          </w:p>
        </w:tc>
        <w:tc>
          <w:tcPr>
            <w:tcW w:w="1167" w:type="dxa"/>
            <w:tcMar/>
          </w:tcPr>
          <w:p w:rsidR="4CF85DC0" w:rsidP="4FE27CD7" w:rsidRDefault="4CF85DC0" w14:paraId="49CFD7FE" w14:textId="6C90ED0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FE27CD7" w:rsidR="4CF85DC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9h</w:t>
            </w:r>
          </w:p>
          <w:p w:rsidR="4FE27CD7" w:rsidP="4FE27CD7" w:rsidRDefault="4FE27CD7" w14:paraId="5778D20B" w14:textId="2747E35C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220B2FEE" w:rsidP="220B2FEE" w:rsidRDefault="220B2FEE" w14:paraId="0D355E46" w14:textId="2245FE38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700EA99A" w:rsidTr="366AE7BC" w14:paraId="5061E112">
        <w:tc>
          <w:tcPr>
            <w:tcW w:w="555" w:type="dxa"/>
            <w:tcMar/>
          </w:tcPr>
          <w:p w:rsidR="0925DD95" w:rsidP="700EA99A" w:rsidRDefault="0925DD95" w14:paraId="5F9BBB0A" w14:textId="193F6D9F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20</w:t>
            </w:r>
          </w:p>
        </w:tc>
        <w:tc>
          <w:tcPr>
            <w:tcW w:w="1066" w:type="dxa"/>
            <w:tcMar/>
          </w:tcPr>
          <w:p w:rsidR="0925DD95" w:rsidP="700EA99A" w:rsidRDefault="0925DD95" w14:paraId="440F3450" w14:textId="12376AAC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Criar instituição</w:t>
            </w:r>
          </w:p>
        </w:tc>
        <w:tc>
          <w:tcPr>
            <w:tcW w:w="1984" w:type="dxa"/>
            <w:tcMar/>
          </w:tcPr>
          <w:p w:rsidR="0925DD95" w:rsidP="700EA99A" w:rsidRDefault="0925DD95" w14:paraId="02DC8790" w14:textId="5B699FDD">
            <w:pPr>
              <w:pStyle w:val="BodyText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o gerenciador crie uma instituição</w:t>
            </w:r>
          </w:p>
          <w:p w:rsidR="700EA99A" w:rsidP="700EA99A" w:rsidRDefault="700EA99A" w14:paraId="6D5BE2AC" w14:textId="656013BD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89" w:type="dxa"/>
            <w:tcMar/>
          </w:tcPr>
          <w:p w:rsidR="0925DD95" w:rsidP="700EA99A" w:rsidRDefault="0925DD95" w14:paraId="5FE04E26" w14:textId="4882B3AE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0925DD95" w:rsidP="700EA99A" w:rsidRDefault="0925DD95" w14:paraId="5A75548D" w14:textId="0F24A791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Fácil</w:t>
            </w:r>
          </w:p>
        </w:tc>
        <w:tc>
          <w:tcPr>
            <w:tcW w:w="1089" w:type="dxa"/>
            <w:tcMar/>
          </w:tcPr>
          <w:p w:rsidR="0925DD95" w:rsidP="700EA99A" w:rsidRDefault="0925DD95" w14:paraId="3827F3BB" w14:textId="46FA973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Nicholas</w:t>
            </w:r>
          </w:p>
          <w:p w:rsidR="700EA99A" w:rsidP="700EA99A" w:rsidRDefault="700EA99A" w14:paraId="08CA200A" w14:textId="39F8CD0B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3EB4FF81" w:rsidP="700EA99A" w:rsidRDefault="3EB4FF81" w14:paraId="1078D6C0" w14:textId="5C785DD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3EB4FF8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6h</w:t>
            </w:r>
          </w:p>
        </w:tc>
        <w:tc>
          <w:tcPr>
            <w:tcW w:w="1167" w:type="dxa"/>
            <w:tcMar/>
          </w:tcPr>
          <w:p w:rsidR="700EA99A" w:rsidP="75437D6B" w:rsidRDefault="700EA99A" w14:paraId="0A8928DC" w14:textId="452ADF2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75437D6B" w:rsidR="377A6FB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3 (</w:t>
            </w:r>
            <w:proofErr w:type="spellStart"/>
            <w:r w:rsidRPr="75437D6B" w:rsidR="377A6FB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php</w:t>
            </w:r>
            <w:proofErr w:type="spellEnd"/>
            <w:r w:rsidRPr="75437D6B" w:rsidR="377A6FB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) 08/12</w:t>
            </w:r>
          </w:p>
          <w:p w:rsidR="700EA99A" w:rsidP="4807C974" w:rsidRDefault="700EA99A" w14:paraId="43C31EC2" w14:textId="0C82A1C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700EA99A" w:rsidTr="366AE7BC" w14:paraId="3835F4E8">
        <w:tc>
          <w:tcPr>
            <w:tcW w:w="555" w:type="dxa"/>
            <w:tcMar/>
          </w:tcPr>
          <w:p w:rsidR="0925DD95" w:rsidP="700EA99A" w:rsidRDefault="0925DD95" w14:paraId="03C02D72" w14:textId="73103801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21</w:t>
            </w:r>
          </w:p>
        </w:tc>
        <w:tc>
          <w:tcPr>
            <w:tcW w:w="1066" w:type="dxa"/>
            <w:tcMar/>
          </w:tcPr>
          <w:p w:rsidR="0925DD95" w:rsidP="700EA99A" w:rsidRDefault="0925DD95" w14:paraId="17D0BEC9" w14:textId="5D68F3A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Visualizar instituição</w:t>
            </w:r>
          </w:p>
        </w:tc>
        <w:tc>
          <w:tcPr>
            <w:tcW w:w="1984" w:type="dxa"/>
            <w:tcMar/>
          </w:tcPr>
          <w:p w:rsidR="0925DD95" w:rsidP="700EA99A" w:rsidRDefault="0925DD95" w14:paraId="57F580D9" w14:textId="51AD487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o usuário visualize uma instituição</w:t>
            </w:r>
          </w:p>
          <w:p w:rsidR="700EA99A" w:rsidP="700EA99A" w:rsidRDefault="700EA99A" w14:paraId="36A0564D" w14:textId="677D74BD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89" w:type="dxa"/>
            <w:tcMar/>
          </w:tcPr>
          <w:p w:rsidR="0925DD95" w:rsidP="700EA99A" w:rsidRDefault="0925DD95" w14:paraId="1C55791F" w14:textId="73D3451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0925DD95" w:rsidP="700EA99A" w:rsidRDefault="0925DD95" w14:paraId="42920F34" w14:textId="15F1B2C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Fácil</w:t>
            </w:r>
          </w:p>
        </w:tc>
        <w:tc>
          <w:tcPr>
            <w:tcW w:w="1089" w:type="dxa"/>
            <w:tcMar/>
          </w:tcPr>
          <w:p w:rsidR="0925DD95" w:rsidP="700EA99A" w:rsidRDefault="0925DD95" w14:paraId="1AC11BCB" w14:textId="46FA973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Nicholas</w:t>
            </w:r>
          </w:p>
          <w:p w:rsidR="700EA99A" w:rsidP="700EA99A" w:rsidRDefault="700EA99A" w14:paraId="62F06BBF" w14:textId="1CEB227C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724716DC" w:rsidP="700EA99A" w:rsidRDefault="724716DC" w14:paraId="1005DAC4" w14:textId="157B765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724716DC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6h</w:t>
            </w:r>
          </w:p>
        </w:tc>
        <w:tc>
          <w:tcPr>
            <w:tcW w:w="1167" w:type="dxa"/>
            <w:tcMar/>
          </w:tcPr>
          <w:p w:rsidR="700EA99A" w:rsidP="75437D6B" w:rsidRDefault="700EA99A" w14:paraId="55762673" w14:textId="452ADF2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</w:pPr>
            <w:r w:rsidRPr="75437D6B" w:rsidR="1533BB69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3 (</w:t>
            </w:r>
            <w:proofErr w:type="spellStart"/>
            <w:r w:rsidRPr="75437D6B" w:rsidR="1533BB69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php</w:t>
            </w:r>
            <w:proofErr w:type="spellEnd"/>
            <w:r w:rsidRPr="75437D6B" w:rsidR="1533BB69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) 08/12</w:t>
            </w:r>
          </w:p>
          <w:p w:rsidR="700EA99A" w:rsidP="0C0B92A6" w:rsidRDefault="700EA99A" w14:paraId="2A675601" w14:textId="63F79304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700EA99A" w:rsidP="7A83808E" w:rsidRDefault="700EA99A" w14:paraId="77B1EAD5" w14:textId="3641186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A83808E" w:rsidR="29817DBC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4(08/02</w:t>
            </w:r>
            <w:r w:rsidRPr="7A83808E" w:rsidR="29817DBC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)</w:t>
            </w:r>
          </w:p>
        </w:tc>
      </w:tr>
      <w:tr w:rsidR="700EA99A" w:rsidTr="366AE7BC" w14:paraId="2D84092F">
        <w:tc>
          <w:tcPr>
            <w:tcW w:w="555" w:type="dxa"/>
            <w:tcMar/>
          </w:tcPr>
          <w:p w:rsidR="0925DD95" w:rsidP="700EA99A" w:rsidRDefault="0925DD95" w14:paraId="0DD35751" w14:textId="033BE9A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22</w:t>
            </w:r>
          </w:p>
        </w:tc>
        <w:tc>
          <w:tcPr>
            <w:tcW w:w="1066" w:type="dxa"/>
            <w:tcMar/>
          </w:tcPr>
          <w:p w:rsidR="0925DD95" w:rsidP="700EA99A" w:rsidRDefault="0925DD95" w14:paraId="5D45B641" w14:textId="2F54B1A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Alterar instituição</w:t>
            </w:r>
          </w:p>
        </w:tc>
        <w:tc>
          <w:tcPr>
            <w:tcW w:w="1984" w:type="dxa"/>
            <w:tcMar/>
          </w:tcPr>
          <w:p w:rsidR="0925DD95" w:rsidP="700EA99A" w:rsidRDefault="0925DD95" w14:paraId="6A35C5D5" w14:textId="390DED2D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Permite que o coordenador altere </w:t>
            </w:r>
            <w:r w:rsidRPr="700EA99A" w:rsidR="05757CC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sua </w:t>
            </w: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instituição</w:t>
            </w:r>
          </w:p>
          <w:p w:rsidR="700EA99A" w:rsidP="700EA99A" w:rsidRDefault="700EA99A" w14:paraId="3C9C5C50" w14:textId="6254DF61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89" w:type="dxa"/>
            <w:tcMar/>
          </w:tcPr>
          <w:p w:rsidR="0925DD95" w:rsidP="700EA99A" w:rsidRDefault="0925DD95" w14:paraId="227EAFE4" w14:textId="517BD4E1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0925DD95" w:rsidP="700EA99A" w:rsidRDefault="0925DD95" w14:paraId="22EA5450" w14:textId="7B9AFD91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Fácil</w:t>
            </w:r>
          </w:p>
        </w:tc>
        <w:tc>
          <w:tcPr>
            <w:tcW w:w="1089" w:type="dxa"/>
            <w:tcMar/>
          </w:tcPr>
          <w:p w:rsidR="0925DD95" w:rsidP="700EA99A" w:rsidRDefault="0925DD95" w14:paraId="3B441114" w14:textId="46FA973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Nicholas</w:t>
            </w:r>
          </w:p>
          <w:p w:rsidR="700EA99A" w:rsidP="700EA99A" w:rsidRDefault="700EA99A" w14:paraId="6F439CBB" w14:textId="78D1D1AD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724716DC" w:rsidP="700EA99A" w:rsidRDefault="724716DC" w14:paraId="19B294FE" w14:textId="68F7415C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724716DC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6h</w:t>
            </w:r>
          </w:p>
        </w:tc>
        <w:tc>
          <w:tcPr>
            <w:tcW w:w="1167" w:type="dxa"/>
            <w:tcMar/>
          </w:tcPr>
          <w:p w:rsidR="700EA99A" w:rsidP="7A83808E" w:rsidRDefault="700EA99A" w14:paraId="12D5D2B2" w14:textId="3EAA0DA4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7A83808E" w:rsidR="1A079904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4 (08/02)</w:t>
            </w:r>
          </w:p>
          <w:p w:rsidR="700EA99A" w:rsidP="7A83808E" w:rsidRDefault="700EA99A" w14:paraId="4F56CD0E" w14:textId="6E17DDD4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</w:p>
        </w:tc>
      </w:tr>
      <w:tr w:rsidR="700EA99A" w:rsidTr="366AE7BC" w14:paraId="77A3FD4A">
        <w:tc>
          <w:tcPr>
            <w:tcW w:w="555" w:type="dxa"/>
            <w:tcMar/>
          </w:tcPr>
          <w:p w:rsidR="0925DD95" w:rsidP="700EA99A" w:rsidRDefault="0925DD95" w14:paraId="4A205E37" w14:textId="0CFA50A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23</w:t>
            </w:r>
          </w:p>
        </w:tc>
        <w:tc>
          <w:tcPr>
            <w:tcW w:w="1066" w:type="dxa"/>
            <w:tcMar/>
          </w:tcPr>
          <w:p w:rsidR="0925DD95" w:rsidP="0C0B92A6" w:rsidRDefault="0925DD95" w14:paraId="6FC27E82" w14:textId="01951CF2">
            <w:pPr>
              <w:pStyle w:val="Normal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C0B92A6" w:rsidR="2206DCA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Desativar </w:t>
            </w:r>
            <w:r w:rsidRPr="0C0B92A6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instituição</w:t>
            </w:r>
          </w:p>
        </w:tc>
        <w:tc>
          <w:tcPr>
            <w:tcW w:w="1984" w:type="dxa"/>
            <w:tcMar/>
          </w:tcPr>
          <w:p w:rsidR="0925DD95" w:rsidP="0C0B92A6" w:rsidRDefault="0925DD95" w14:paraId="7426B171" w14:textId="5C340F6A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C0B92A6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Permite que o </w:t>
            </w:r>
            <w:r w:rsidRPr="0C0B92A6" w:rsidR="1E77C14D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coordenador </w:t>
            </w:r>
            <w:r w:rsidRPr="0C0B92A6" w:rsidR="0B445B1C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desative </w:t>
            </w:r>
            <w:r w:rsidRPr="0C0B92A6" w:rsidR="761BE162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sua instituição</w:t>
            </w:r>
          </w:p>
          <w:p w:rsidR="700EA99A" w:rsidP="700EA99A" w:rsidRDefault="700EA99A" w14:paraId="70F87B6B" w14:textId="652FB98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89" w:type="dxa"/>
            <w:tcMar/>
          </w:tcPr>
          <w:p w:rsidR="0925DD95" w:rsidP="700EA99A" w:rsidRDefault="0925DD95" w14:paraId="5D03A245" w14:textId="534B7A4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0925DD95" w:rsidP="700EA99A" w:rsidRDefault="0925DD95" w14:paraId="41052A34" w14:textId="33610911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Fácil</w:t>
            </w:r>
          </w:p>
        </w:tc>
        <w:tc>
          <w:tcPr>
            <w:tcW w:w="1089" w:type="dxa"/>
            <w:tcMar/>
          </w:tcPr>
          <w:p w:rsidR="0925DD95" w:rsidP="700EA99A" w:rsidRDefault="0925DD95" w14:paraId="604E3944" w14:textId="46FA973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0925DD9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Nicholas</w:t>
            </w:r>
          </w:p>
          <w:p w:rsidR="700EA99A" w:rsidP="700EA99A" w:rsidRDefault="700EA99A" w14:paraId="45580BDB" w14:textId="7EB0D7E2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393FBF6A" w:rsidP="700EA99A" w:rsidRDefault="393FBF6A" w14:paraId="28D3DB6D" w14:textId="1766D06A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00EA99A" w:rsidR="393FBF6A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6h</w:t>
            </w:r>
          </w:p>
        </w:tc>
        <w:tc>
          <w:tcPr>
            <w:tcW w:w="1167" w:type="dxa"/>
            <w:tcMar/>
          </w:tcPr>
          <w:p w:rsidR="700EA99A" w:rsidP="366AE7BC" w:rsidRDefault="700EA99A" w14:paraId="333B407A" w14:textId="40595B8A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366AE7BC" w:rsidR="7C63B444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Final (29/03)</w:t>
            </w:r>
          </w:p>
        </w:tc>
      </w:tr>
      <w:tr w:rsidR="75437D6B" w:rsidTr="366AE7BC" w14:paraId="3B965608">
        <w:tc>
          <w:tcPr>
            <w:tcW w:w="555" w:type="dxa"/>
            <w:tcMar/>
          </w:tcPr>
          <w:p w:rsidR="4AB9F086" w:rsidP="75437D6B" w:rsidRDefault="4AB9F086" w14:paraId="2E122DAB" w14:textId="784CD1F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5437D6B" w:rsidR="4AB9F08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24</w:t>
            </w:r>
          </w:p>
        </w:tc>
        <w:tc>
          <w:tcPr>
            <w:tcW w:w="1066" w:type="dxa"/>
            <w:tcMar/>
          </w:tcPr>
          <w:p w:rsidR="4AB9F086" w:rsidP="7881DFCE" w:rsidRDefault="4AB9F086" w14:paraId="23977B06" w14:textId="3CBF2843">
            <w:pPr>
              <w:pStyle w:val="Normal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81DFCE" w:rsidR="4AB9F08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Painel de controle </w:t>
            </w:r>
            <w:r w:rsidRPr="7881DFCE" w:rsidR="527E077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para o coordenador</w:t>
            </w:r>
          </w:p>
        </w:tc>
        <w:tc>
          <w:tcPr>
            <w:tcW w:w="1984" w:type="dxa"/>
            <w:tcMar/>
          </w:tcPr>
          <w:p w:rsidR="4AB9F086" w:rsidP="75437D6B" w:rsidRDefault="4AB9F086" w14:paraId="662C9416" w14:textId="14F7598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5437D6B" w:rsidR="4AB9F08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o coordenador visualize, exclua e altere livremente os professores de sua instituição</w:t>
            </w:r>
          </w:p>
          <w:p w:rsidR="75437D6B" w:rsidP="75437D6B" w:rsidRDefault="75437D6B" w14:paraId="6BE3F0FE" w14:textId="27C35834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89" w:type="dxa"/>
            <w:tcMar/>
          </w:tcPr>
          <w:p w:rsidR="4AB9F086" w:rsidP="75437D6B" w:rsidRDefault="4AB9F086" w14:paraId="4F17BB18" w14:textId="5D10B6D6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5437D6B" w:rsidR="4AB9F08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Desejável</w:t>
            </w:r>
          </w:p>
        </w:tc>
        <w:tc>
          <w:tcPr>
            <w:tcW w:w="908" w:type="dxa"/>
            <w:tcMar/>
          </w:tcPr>
          <w:p w:rsidR="4AB9F086" w:rsidP="75437D6B" w:rsidRDefault="4AB9F086" w14:paraId="236649DE" w14:textId="276A23C1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5437D6B" w:rsidR="4AB9F08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Média</w:t>
            </w:r>
          </w:p>
        </w:tc>
        <w:tc>
          <w:tcPr>
            <w:tcW w:w="1089" w:type="dxa"/>
            <w:tcMar/>
          </w:tcPr>
          <w:p w:rsidR="4AB9F086" w:rsidP="75437D6B" w:rsidRDefault="4AB9F086" w14:paraId="61087714" w14:textId="224700E4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5437D6B" w:rsidR="4AB9F08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Nicholas</w:t>
            </w:r>
          </w:p>
        </w:tc>
        <w:tc>
          <w:tcPr>
            <w:tcW w:w="1167" w:type="dxa"/>
            <w:tcMar/>
          </w:tcPr>
          <w:p w:rsidR="4AB9F086" w:rsidP="75437D6B" w:rsidRDefault="4AB9F086" w14:paraId="0F36C7DF" w14:textId="44E853E8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5437D6B" w:rsidR="4AB9F08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12h</w:t>
            </w:r>
          </w:p>
        </w:tc>
        <w:tc>
          <w:tcPr>
            <w:tcW w:w="1167" w:type="dxa"/>
            <w:tcMar/>
          </w:tcPr>
          <w:p w:rsidR="75437D6B" w:rsidP="4A11A88C" w:rsidRDefault="75437D6B" w14:paraId="7A466389" w14:textId="6978B5F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75437D6B" w:rsidP="366AE7BC" w:rsidRDefault="75437D6B" w14:paraId="03B2C09F" w14:textId="4326C29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366AE7BC" w:rsidR="6C7C1083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Final (29/03)</w:t>
            </w:r>
          </w:p>
        </w:tc>
      </w:tr>
      <w:tr w:rsidR="75437D6B" w:rsidTr="366AE7BC" w14:paraId="5C4F2DA4">
        <w:tc>
          <w:tcPr>
            <w:tcW w:w="555" w:type="dxa"/>
            <w:tcMar/>
          </w:tcPr>
          <w:p w:rsidR="4AB9F086" w:rsidP="75437D6B" w:rsidRDefault="4AB9F086" w14:paraId="463042B0" w14:textId="7021D344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5437D6B" w:rsidR="4AB9F08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26</w:t>
            </w:r>
          </w:p>
        </w:tc>
        <w:tc>
          <w:tcPr>
            <w:tcW w:w="1066" w:type="dxa"/>
            <w:tcMar/>
          </w:tcPr>
          <w:p w:rsidR="75437D6B" w:rsidP="7881DFCE" w:rsidRDefault="75437D6B" w14:paraId="184FE0DD" w14:textId="3E80F432">
            <w:pPr>
              <w:pStyle w:val="Normal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81DFCE" w:rsidR="27ED4BC7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Painel de controle para o gerenciador do sistema</w:t>
            </w:r>
          </w:p>
          <w:p w:rsidR="75437D6B" w:rsidP="7881DFCE" w:rsidRDefault="75437D6B" w14:paraId="66ECC3F5" w14:textId="3F101F32">
            <w:pPr>
              <w:pStyle w:val="Normal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984" w:type="dxa"/>
            <w:tcMar/>
          </w:tcPr>
          <w:p w:rsidR="75437D6B" w:rsidP="7881DFCE" w:rsidRDefault="75437D6B" w14:paraId="4651F8BF" w14:textId="59A1ECA6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81DFCE" w:rsidR="55260402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o gerenciador visualize, exclua e altere livremente qualquer professore e/ou instituição</w:t>
            </w:r>
          </w:p>
          <w:p w:rsidR="75437D6B" w:rsidP="7881DFCE" w:rsidRDefault="75437D6B" w14:paraId="706FA114" w14:textId="27C35834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75437D6B" w:rsidP="7881DFCE" w:rsidRDefault="75437D6B" w14:paraId="148CCB44" w14:textId="3D67917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89" w:type="dxa"/>
            <w:tcMar/>
          </w:tcPr>
          <w:p w:rsidR="4AB9F086" w:rsidP="75437D6B" w:rsidRDefault="4AB9F086" w14:paraId="69D3E3B6" w14:textId="5D10B6D6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5437D6B" w:rsidR="4AB9F08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Desejável</w:t>
            </w:r>
          </w:p>
          <w:p w:rsidR="75437D6B" w:rsidP="75437D6B" w:rsidRDefault="75437D6B" w14:paraId="1AB0B5F8" w14:textId="5CE0E40B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908" w:type="dxa"/>
            <w:tcMar/>
          </w:tcPr>
          <w:p w:rsidR="4AB9F086" w:rsidP="75437D6B" w:rsidRDefault="4AB9F086" w14:paraId="198BC6BC" w14:textId="6FE52C6A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5437D6B" w:rsidR="4AB9F08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Média</w:t>
            </w:r>
          </w:p>
        </w:tc>
        <w:tc>
          <w:tcPr>
            <w:tcW w:w="1089" w:type="dxa"/>
            <w:tcMar/>
          </w:tcPr>
          <w:p w:rsidR="4AB9F086" w:rsidP="7881DFCE" w:rsidRDefault="4AB9F086" w14:paraId="61B8D5F1" w14:textId="6F67145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81DFCE" w:rsidR="15BC367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Nicholas</w:t>
            </w:r>
          </w:p>
        </w:tc>
        <w:tc>
          <w:tcPr>
            <w:tcW w:w="1167" w:type="dxa"/>
            <w:tcMar/>
          </w:tcPr>
          <w:p w:rsidR="4AB9F086" w:rsidP="75437D6B" w:rsidRDefault="4AB9F086" w14:paraId="0336F60F" w14:textId="44E853E8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5437D6B" w:rsidR="4AB9F086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12h</w:t>
            </w:r>
          </w:p>
          <w:p w:rsidR="75437D6B" w:rsidP="75437D6B" w:rsidRDefault="75437D6B" w14:paraId="54592599" w14:textId="62AA27E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75437D6B" w:rsidP="0C0B92A6" w:rsidRDefault="75437D6B" w14:paraId="4C4EF0A8" w14:textId="73DD8A6E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0C0B92A6" w:rsidTr="366AE7BC" w14:paraId="418640AB">
        <w:tc>
          <w:tcPr>
            <w:tcW w:w="555" w:type="dxa"/>
            <w:tcMar/>
          </w:tcPr>
          <w:p w:rsidR="64E5A642" w:rsidP="0C0B92A6" w:rsidRDefault="64E5A642" w14:paraId="12BE2F01" w14:textId="72520822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C0B92A6" w:rsidR="64E5A642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27</w:t>
            </w:r>
          </w:p>
        </w:tc>
        <w:tc>
          <w:tcPr>
            <w:tcW w:w="1066" w:type="dxa"/>
            <w:tcMar/>
          </w:tcPr>
          <w:p w:rsidR="64E5A642" w:rsidP="670204D3" w:rsidRDefault="64E5A642" w14:paraId="2A7DC09E" w14:textId="02AB0D34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70204D3" w:rsidR="6900615D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Aprovar distribuição de gabarito</w:t>
            </w:r>
          </w:p>
        </w:tc>
        <w:tc>
          <w:tcPr>
            <w:tcW w:w="1984" w:type="dxa"/>
            <w:tcMar/>
          </w:tcPr>
          <w:p w:rsidR="0C0B92A6" w:rsidP="670204D3" w:rsidRDefault="0C0B92A6" w14:paraId="6FE605D5" w14:textId="0157989B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70204D3" w:rsidR="6900615D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o coordenador avalie quando determinado gabarito poderá ser disponibilizado</w:t>
            </w:r>
          </w:p>
        </w:tc>
        <w:tc>
          <w:tcPr>
            <w:tcW w:w="1089" w:type="dxa"/>
            <w:tcMar/>
          </w:tcPr>
          <w:p w:rsidR="0C0B92A6" w:rsidP="670204D3" w:rsidRDefault="0C0B92A6" w14:paraId="3BC0FAB3" w14:textId="23E29E91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70204D3" w:rsidR="0AA0E99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0C0B92A6" w:rsidP="670204D3" w:rsidRDefault="0C0B92A6" w14:paraId="74A166CD" w14:textId="629A4B52">
            <w:pPr>
              <w:pStyle w:val="BodyText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670204D3" w:rsidR="0AA0E991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Fácil</w:t>
            </w:r>
          </w:p>
        </w:tc>
        <w:tc>
          <w:tcPr>
            <w:tcW w:w="1089" w:type="dxa"/>
            <w:tcMar/>
          </w:tcPr>
          <w:p w:rsidR="6FEA2376" w:rsidP="7A83808E" w:rsidRDefault="6FEA2376" w14:paraId="543D2A44" w14:textId="305F8658">
            <w:pPr>
              <w:pStyle w:val="BodyText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A83808E" w:rsidR="05E32EB0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Jo</w:t>
            </w:r>
            <w:r w:rsidRPr="7A83808E" w:rsidR="66E690D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sé</w:t>
            </w:r>
          </w:p>
        </w:tc>
        <w:tc>
          <w:tcPr>
            <w:tcW w:w="1167" w:type="dxa"/>
            <w:tcMar/>
          </w:tcPr>
          <w:p w:rsidR="0C0B92A6" w:rsidP="670204D3" w:rsidRDefault="0C0B92A6" w14:paraId="58075E01" w14:textId="3753EE16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70204D3" w:rsidR="5DAA6183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3h</w:t>
            </w:r>
          </w:p>
        </w:tc>
        <w:tc>
          <w:tcPr>
            <w:tcW w:w="1167" w:type="dxa"/>
            <w:tcMar/>
          </w:tcPr>
          <w:p w:rsidR="6258D0E9" w:rsidP="366AE7BC" w:rsidRDefault="6258D0E9" w14:paraId="3FFD5164" w14:textId="5C04F82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366AE7BC" w:rsidR="0000CA6E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Final (29/03)</w:t>
            </w:r>
          </w:p>
          <w:p w:rsidR="6258D0E9" w:rsidP="7A83808E" w:rsidRDefault="6258D0E9" w14:paraId="6128E13E" w14:textId="30DB5634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670204D3" w:rsidTr="366AE7BC" w14:paraId="6ECB7F4B">
        <w:tc>
          <w:tcPr>
            <w:tcW w:w="555" w:type="dxa"/>
            <w:tcMar/>
          </w:tcPr>
          <w:p w:rsidR="514E360B" w:rsidP="670204D3" w:rsidRDefault="514E360B" w14:paraId="31A20764" w14:textId="07F1D51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70204D3" w:rsidR="514E360B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28</w:t>
            </w:r>
          </w:p>
        </w:tc>
        <w:tc>
          <w:tcPr>
            <w:tcW w:w="1066" w:type="dxa"/>
            <w:tcMar/>
          </w:tcPr>
          <w:p w:rsidR="514E360B" w:rsidP="670204D3" w:rsidRDefault="514E360B" w14:paraId="257CE6F0" w14:textId="0E5486DA">
            <w:pPr>
              <w:pStyle w:val="Normal"/>
              <w:spacing w:line="240" w:lineRule="auto"/>
              <w:jc w:val="lef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70204D3" w:rsidR="514E360B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Listar provas</w:t>
            </w:r>
          </w:p>
        </w:tc>
        <w:tc>
          <w:tcPr>
            <w:tcW w:w="1984" w:type="dxa"/>
            <w:tcMar/>
          </w:tcPr>
          <w:p w:rsidR="514E360B" w:rsidP="670204D3" w:rsidRDefault="514E360B" w14:paraId="1565B435" w14:textId="1E71497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70204D3" w:rsidR="514E360B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o aluno visualize uma lista com todas as provas correspondentes ao seu ano e turma</w:t>
            </w:r>
          </w:p>
        </w:tc>
        <w:tc>
          <w:tcPr>
            <w:tcW w:w="1089" w:type="dxa"/>
            <w:tcMar/>
          </w:tcPr>
          <w:p w:rsidR="5E2E93A5" w:rsidP="670204D3" w:rsidRDefault="5E2E93A5" w14:paraId="224B6767" w14:textId="386DB7CA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70204D3" w:rsidR="5E2E93A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5E2E93A5" w:rsidP="670204D3" w:rsidRDefault="5E2E93A5" w14:paraId="053AC5F9" w14:textId="5C9FC4B1">
            <w:pPr>
              <w:pStyle w:val="BodyText"/>
              <w:spacing w:line="240" w:lineRule="auto"/>
              <w:jc w:val="center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70204D3" w:rsidR="5E2E93A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Difícil</w:t>
            </w:r>
          </w:p>
        </w:tc>
        <w:tc>
          <w:tcPr>
            <w:tcW w:w="1089" w:type="dxa"/>
            <w:tcMar/>
          </w:tcPr>
          <w:p w:rsidR="5E2E93A5" w:rsidP="670204D3" w:rsidRDefault="5E2E93A5" w14:paraId="3F7719AF" w14:textId="50A4BB98">
            <w:pPr>
              <w:pStyle w:val="BodyText"/>
              <w:spacing w:line="240" w:lineRule="auto"/>
              <w:jc w:val="center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70204D3" w:rsidR="5E2E93A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José</w:t>
            </w:r>
          </w:p>
        </w:tc>
        <w:tc>
          <w:tcPr>
            <w:tcW w:w="1167" w:type="dxa"/>
            <w:tcMar/>
          </w:tcPr>
          <w:p w:rsidR="5E2E93A5" w:rsidP="670204D3" w:rsidRDefault="5E2E93A5" w14:paraId="037B6641" w14:textId="633D2CD8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70204D3" w:rsidR="5E2E93A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24h</w:t>
            </w:r>
          </w:p>
        </w:tc>
        <w:tc>
          <w:tcPr>
            <w:tcW w:w="1167" w:type="dxa"/>
            <w:tcMar/>
          </w:tcPr>
          <w:p w:rsidR="76E3FE6C" w:rsidP="366AE7BC" w:rsidRDefault="76E3FE6C" w14:paraId="3F0713A9" w14:textId="5C04F82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366AE7BC" w:rsidR="76E3FE6C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Final (29/03)</w:t>
            </w:r>
          </w:p>
          <w:p w:rsidR="7A83808E" w:rsidP="7A83808E" w:rsidRDefault="7A83808E" w14:paraId="093D45B6" w14:textId="5D2F27B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670204D3" w:rsidP="670204D3" w:rsidRDefault="670204D3" w14:paraId="392E7353" w14:textId="67BF87F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670204D3" w:rsidTr="366AE7BC" w14:paraId="547F9DB7">
        <w:tc>
          <w:tcPr>
            <w:tcW w:w="555" w:type="dxa"/>
            <w:tcMar/>
          </w:tcPr>
          <w:p w:rsidR="5E2E93A5" w:rsidP="670204D3" w:rsidRDefault="5E2E93A5" w14:paraId="5F5AFAA7" w14:textId="7A0B95CD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70204D3" w:rsidR="5E2E93A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29</w:t>
            </w:r>
          </w:p>
        </w:tc>
        <w:tc>
          <w:tcPr>
            <w:tcW w:w="1066" w:type="dxa"/>
            <w:tcMar/>
          </w:tcPr>
          <w:p w:rsidR="5E2E93A5" w:rsidP="670204D3" w:rsidRDefault="5E2E93A5" w14:paraId="35425B86" w14:textId="0771DDDE">
            <w:pPr>
              <w:pStyle w:val="Normal"/>
              <w:spacing w:line="240" w:lineRule="auto"/>
              <w:jc w:val="lef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70204D3" w:rsidR="5E2E93A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Exibir gabarito</w:t>
            </w:r>
          </w:p>
        </w:tc>
        <w:tc>
          <w:tcPr>
            <w:tcW w:w="1984" w:type="dxa"/>
            <w:tcMar/>
          </w:tcPr>
          <w:p w:rsidR="5E2E93A5" w:rsidP="670204D3" w:rsidRDefault="5E2E93A5" w14:paraId="071DC144" w14:textId="0C5F7483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70204D3" w:rsidR="5E2E93A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Permite que o aluno visualize o gabarito da prova selecionada</w:t>
            </w:r>
          </w:p>
        </w:tc>
        <w:tc>
          <w:tcPr>
            <w:tcW w:w="1089" w:type="dxa"/>
            <w:tcMar/>
          </w:tcPr>
          <w:p w:rsidR="5E2E93A5" w:rsidP="670204D3" w:rsidRDefault="5E2E93A5" w14:paraId="3315B26C" w14:textId="3ED26FC1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70204D3" w:rsidR="5E2E93A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5E2E93A5" w:rsidP="670204D3" w:rsidRDefault="5E2E93A5" w14:paraId="41097DA0" w14:textId="483ACA97">
            <w:pPr>
              <w:pStyle w:val="BodyText"/>
              <w:spacing w:line="240" w:lineRule="auto"/>
              <w:jc w:val="center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70204D3" w:rsidR="5E2E93A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Difícil</w:t>
            </w:r>
          </w:p>
        </w:tc>
        <w:tc>
          <w:tcPr>
            <w:tcW w:w="1089" w:type="dxa"/>
            <w:tcMar/>
          </w:tcPr>
          <w:p w:rsidR="5E2E93A5" w:rsidP="670204D3" w:rsidRDefault="5E2E93A5" w14:paraId="1D83E494" w14:textId="7960947A">
            <w:pPr>
              <w:pStyle w:val="BodyText"/>
              <w:spacing w:line="240" w:lineRule="auto"/>
              <w:jc w:val="center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70204D3" w:rsidR="5E2E93A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Nicholas</w:t>
            </w:r>
          </w:p>
        </w:tc>
        <w:tc>
          <w:tcPr>
            <w:tcW w:w="1167" w:type="dxa"/>
            <w:tcMar/>
          </w:tcPr>
          <w:p w:rsidR="5E2E93A5" w:rsidP="670204D3" w:rsidRDefault="5E2E93A5" w14:paraId="272E9902" w14:textId="49FDF8D8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70204D3" w:rsidR="5E2E93A5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24h</w:t>
            </w:r>
          </w:p>
        </w:tc>
        <w:tc>
          <w:tcPr>
            <w:tcW w:w="1167" w:type="dxa"/>
            <w:tcMar/>
          </w:tcPr>
          <w:p w:rsidR="627F6BAB" w:rsidP="366AE7BC" w:rsidRDefault="627F6BAB" w14:paraId="7D99007E" w14:textId="5C04F82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366AE7BC" w:rsidR="627F6BAB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Final (29/03)</w:t>
            </w:r>
          </w:p>
          <w:p w:rsidR="7A83808E" w:rsidP="7A83808E" w:rsidRDefault="7A83808E" w14:paraId="41598D3C" w14:textId="29CE0242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670204D3" w:rsidP="670204D3" w:rsidRDefault="670204D3" w14:paraId="066F3FBA" w14:textId="20E034B5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7A83808E" w:rsidTr="366AE7BC" w14:paraId="6A7CDE75">
        <w:tc>
          <w:tcPr>
            <w:tcW w:w="555" w:type="dxa"/>
            <w:tcMar/>
          </w:tcPr>
          <w:p w:rsidR="79358E67" w:rsidP="7A83808E" w:rsidRDefault="79358E67" w14:paraId="30AD44BF" w14:textId="74FF2F41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A83808E" w:rsidR="79358E67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30</w:t>
            </w:r>
          </w:p>
        </w:tc>
        <w:tc>
          <w:tcPr>
            <w:tcW w:w="1066" w:type="dxa"/>
            <w:tcMar/>
          </w:tcPr>
          <w:p w:rsidR="79358E67" w:rsidP="7A83808E" w:rsidRDefault="79358E67" w14:paraId="41A3C6D6" w14:textId="27CC163B">
            <w:pPr>
              <w:pStyle w:val="Normal"/>
              <w:spacing w:line="240" w:lineRule="auto"/>
              <w:jc w:val="lef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A83808E" w:rsidR="79358E67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Notificar liberação de gabarito</w:t>
            </w:r>
          </w:p>
        </w:tc>
        <w:tc>
          <w:tcPr>
            <w:tcW w:w="1984" w:type="dxa"/>
            <w:tcMar/>
          </w:tcPr>
          <w:p w:rsidR="7A83808E" w:rsidP="7A83808E" w:rsidRDefault="7A83808E" w14:paraId="43EE0074" w14:textId="49062EAC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89" w:type="dxa"/>
            <w:tcMar/>
          </w:tcPr>
          <w:p w:rsidR="67260FFF" w:rsidP="7A83808E" w:rsidRDefault="67260FFF" w14:paraId="56971B67" w14:textId="13C8FD49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A83808E" w:rsidR="67260FF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Essencial</w:t>
            </w:r>
          </w:p>
        </w:tc>
        <w:tc>
          <w:tcPr>
            <w:tcW w:w="908" w:type="dxa"/>
            <w:tcMar/>
          </w:tcPr>
          <w:p w:rsidR="7A83808E" w:rsidP="7A83808E" w:rsidRDefault="7A83808E" w14:paraId="0EA87985" w14:textId="7DE97625">
            <w:pPr>
              <w:pStyle w:val="BodyText"/>
              <w:spacing w:line="240" w:lineRule="auto"/>
              <w:jc w:val="center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89" w:type="dxa"/>
            <w:tcMar/>
          </w:tcPr>
          <w:p w:rsidR="67260FFF" w:rsidP="7A83808E" w:rsidRDefault="67260FFF" w14:paraId="4FA8F392" w14:textId="509477E5">
            <w:pPr>
              <w:pStyle w:val="BodyText"/>
              <w:spacing w:line="240" w:lineRule="auto"/>
              <w:jc w:val="center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A83808E" w:rsidR="67260FF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  <w:t>Nicholas</w:t>
            </w:r>
          </w:p>
        </w:tc>
        <w:tc>
          <w:tcPr>
            <w:tcW w:w="1167" w:type="dxa"/>
            <w:tcMar/>
          </w:tcPr>
          <w:p w:rsidR="7A83808E" w:rsidP="7A83808E" w:rsidRDefault="7A83808E" w14:paraId="377749F5" w14:textId="55B695A0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67" w:type="dxa"/>
            <w:tcMar/>
          </w:tcPr>
          <w:p w:rsidR="67260FFF" w:rsidP="366AE7BC" w:rsidRDefault="67260FFF" w14:paraId="3861A7B9" w14:textId="4705A677">
            <w:pPr>
              <w:pStyle w:val="BodyText"/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</w:pPr>
            <w:r w:rsidRPr="366AE7BC" w:rsidR="67260FFF">
              <w:rPr>
                <w:rFonts w:ascii="Arial" w:hAnsi="Arial" w:cs="Arial"/>
                <w:b w:val="0"/>
                <w:bCs w:val="0"/>
                <w:i w:val="0"/>
                <w:iCs w:val="0"/>
                <w:sz w:val="24"/>
                <w:szCs w:val="24"/>
                <w:highlight w:val="green"/>
              </w:rPr>
              <w:t>Final (29/03)</w:t>
            </w:r>
          </w:p>
        </w:tc>
      </w:tr>
    </w:tbl>
    <w:p w:rsidR="4FE27CD7" w:rsidRDefault="4FE27CD7" w14:paraId="15027AE0" w14:textId="7A413290"/>
    <w:p xmlns:wp14="http://schemas.microsoft.com/office/word/2010/wordml" w:rsidRPr="00D33FF6" w:rsidR="00C70064" w:rsidP="006703DF" w:rsidRDefault="00C70064" w14:paraId="28F0AF73" wp14:textId="77777777">
      <w:pPr>
        <w:pStyle w:val="BodyText"/>
        <w:jc w:val="both"/>
        <w:rPr>
          <w:rFonts w:ascii="Arial" w:hAnsi="Arial" w:cs="Arial"/>
          <w:i w:val="0"/>
          <w:iCs w:val="0"/>
          <w:sz w:val="24"/>
          <w:szCs w:val="24"/>
        </w:rPr>
      </w:pPr>
      <w:r w:rsidRPr="00D33FF6">
        <w:rPr>
          <w:rFonts w:ascii="Arial" w:hAnsi="Arial" w:cs="Arial"/>
          <w:b/>
          <w:bCs/>
          <w:i w:val="0"/>
          <w:iCs w:val="0"/>
          <w:sz w:val="24"/>
          <w:szCs w:val="24"/>
        </w:rPr>
        <w:t>Prioridade:</w:t>
      </w:r>
      <w:r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Pr="00D33FF6">
        <w:rPr>
          <w:rFonts w:ascii="Arial" w:hAnsi="Arial" w:cs="Arial"/>
          <w:i w:val="0"/>
          <w:iCs w:val="0"/>
          <w:sz w:val="24"/>
          <w:szCs w:val="24"/>
        </w:rPr>
        <w:t>Para estabelecer a prioridade dos requisitos foram adotadas as denominações: essencial, importante e desejável. Abaixo temos a descrição de significado de cada uma dessas denominações:</w:t>
      </w:r>
    </w:p>
    <w:tbl>
      <w:tblPr>
        <w:tblW w:w="90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0"/>
        <w:gridCol w:w="7785"/>
      </w:tblGrid>
      <w:tr xmlns:wp14="http://schemas.microsoft.com/office/word/2010/wordml" w:rsidRPr="00D33FF6" w:rsidR="00C70064" w:rsidTr="2E0EF67B" w14:paraId="4E38115C" wp14:textId="77777777">
        <w:tc>
          <w:tcPr>
            <w:tcW w:w="1290" w:type="dxa"/>
            <w:tcMar/>
            <w:vAlign w:val="center"/>
          </w:tcPr>
          <w:p w:rsidRPr="00D33FF6" w:rsidR="00C70064" w:rsidP="00C54DDD" w:rsidRDefault="00C70064" w14:paraId="6957363D" wp14:textId="7E86BD05">
            <w:pPr>
              <w:pStyle w:val="ListBullet"/>
              <w:numPr>
                <w:numId w:val="0"/>
              </w:numPr>
              <w:ind w:left="360" w:hanging="360"/>
              <w:rPr>
                <w:rFonts w:ascii="Arial" w:hAnsi="Arial" w:cs="Arial"/>
                <w:sz w:val="24"/>
                <w:szCs w:val="24"/>
              </w:rPr>
            </w:pPr>
            <w:r w:rsidRPr="3932C4CE" w:rsidR="00C70064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7785" w:type="dxa"/>
            <w:tcMar/>
          </w:tcPr>
          <w:p w:rsidRPr="00D33FF6" w:rsidR="00C70064" w:rsidP="00C54DDD" w:rsidRDefault="00C70064" w14:paraId="33316D45" wp14:textId="77777777">
            <w:pPr>
              <w:pStyle w:val="Tabela"/>
              <w:ind w:left="32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33FF6">
              <w:rPr>
                <w:rFonts w:ascii="Arial" w:hAnsi="Arial" w:cs="Arial"/>
                <w:sz w:val="24"/>
                <w:szCs w:val="24"/>
              </w:rPr>
              <w:t xml:space="preserve">É o requisito sem o qual o sistema não entra </w:t>
            </w:r>
            <w:smartTag w:uri="urn:schemas-microsoft-com:office:smarttags" w:element="PersonName">
              <w:smartTagPr>
                <w:attr w:name="ProductID" w:val="em funcionamento. Requisitos"/>
              </w:smartTagPr>
              <w:r w:rsidRPr="00D33FF6">
                <w:rPr>
                  <w:rFonts w:ascii="Arial" w:hAnsi="Arial" w:cs="Arial"/>
                  <w:sz w:val="24"/>
                  <w:szCs w:val="24"/>
                </w:rPr>
                <w:t>em funcionamento. Requisitos</w:t>
              </w:r>
            </w:smartTag>
            <w:r w:rsidRPr="00D33FF6">
              <w:rPr>
                <w:rFonts w:ascii="Arial" w:hAnsi="Arial" w:cs="Arial"/>
                <w:sz w:val="24"/>
                <w:szCs w:val="24"/>
              </w:rPr>
              <w:t xml:space="preserve"> essenciais são requisitos imprescindíveis, que têm que ser implementados impreterivelmente.</w:t>
            </w:r>
          </w:p>
        </w:tc>
      </w:tr>
      <w:tr xmlns:wp14="http://schemas.microsoft.com/office/word/2010/wordml" w:rsidRPr="00D33FF6" w:rsidR="00C70064" w:rsidTr="2E0EF67B" w14:paraId="1A0AFB0B" wp14:textId="77777777">
        <w:tc>
          <w:tcPr>
            <w:tcW w:w="1290" w:type="dxa"/>
            <w:tcMar/>
            <w:vAlign w:val="center"/>
          </w:tcPr>
          <w:p w:rsidRPr="00D33FF6" w:rsidR="00C70064" w:rsidP="00C54DDD" w:rsidRDefault="00C70064" w14:paraId="0FC668DB" wp14:textId="3A044CCD">
            <w:pPr>
              <w:pStyle w:val="ListBullet"/>
              <w:numPr>
                <w:numId w:val="0"/>
              </w:numPr>
              <w:ind w:left="360" w:hanging="360"/>
              <w:rPr>
                <w:rFonts w:ascii="Arial" w:hAnsi="Arial" w:cs="Arial"/>
                <w:sz w:val="24"/>
                <w:szCs w:val="24"/>
              </w:rPr>
            </w:pPr>
            <w:r w:rsidRPr="3932C4CE" w:rsidR="00C70064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7785" w:type="dxa"/>
            <w:tcMar/>
          </w:tcPr>
          <w:p w:rsidRPr="00D33FF6" w:rsidR="00C70064" w:rsidP="00C54DDD" w:rsidRDefault="00C70064" w14:paraId="15865134" wp14:textId="77777777">
            <w:pPr>
              <w:pStyle w:val="Tabela"/>
              <w:ind w:left="32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FF6">
              <w:rPr>
                <w:rFonts w:ascii="Arial" w:hAnsi="Arial" w:cs="Arial"/>
                <w:sz w:val="24"/>
                <w:szCs w:val="24"/>
              </w:rPr>
              <w:t>É o requisito sem o qual o sistema entra em funcionamento, mas de forma não satisfatória. Requisitos importantes devem ser implementados, mas, se não forem, o sistema poderá ser implantado e usado mesmo assim.</w:t>
            </w:r>
          </w:p>
        </w:tc>
      </w:tr>
      <w:tr xmlns:wp14="http://schemas.microsoft.com/office/word/2010/wordml" w:rsidRPr="00D33FF6" w:rsidR="00C70064" w:rsidTr="2E0EF67B" w14:paraId="51B9EE90" wp14:textId="77777777">
        <w:tc>
          <w:tcPr>
            <w:tcW w:w="1290" w:type="dxa"/>
            <w:tcMar/>
            <w:vAlign w:val="center"/>
          </w:tcPr>
          <w:p w:rsidRPr="00D33FF6" w:rsidR="00C70064" w:rsidP="00C54DDD" w:rsidRDefault="00C70064" w14:paraId="5D2B3BF3" wp14:textId="49EDA4C2">
            <w:pPr>
              <w:pStyle w:val="ListBullet"/>
              <w:numPr>
                <w:numId w:val="0"/>
              </w:numPr>
              <w:ind w:left="360" w:hanging="360"/>
              <w:rPr>
                <w:rFonts w:ascii="Arial" w:hAnsi="Arial" w:cs="Arial"/>
                <w:sz w:val="24"/>
                <w:szCs w:val="24"/>
              </w:rPr>
            </w:pPr>
            <w:r w:rsidRPr="3932C4CE" w:rsidR="00C70064">
              <w:rPr>
                <w:rFonts w:ascii="Arial" w:hAnsi="Arial" w:cs="Arial"/>
                <w:sz w:val="24"/>
                <w:szCs w:val="24"/>
              </w:rPr>
              <w:t>Desejável</w:t>
            </w:r>
            <w:r w:rsidRPr="3932C4CE" w:rsidR="2667976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7785" w:type="dxa"/>
            <w:tcMar/>
          </w:tcPr>
          <w:p w:rsidRPr="00D33FF6" w:rsidR="00C70064" w:rsidP="00C54DDD" w:rsidRDefault="00C70064" w14:paraId="0486831B" wp14:textId="77777777">
            <w:pPr>
              <w:pStyle w:val="Tabela"/>
              <w:ind w:left="32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33FF6">
              <w:rPr>
                <w:rFonts w:ascii="Arial" w:hAnsi="Arial" w:cs="Arial"/>
                <w:sz w:val="24"/>
                <w:szCs w:val="24"/>
              </w:rPr>
              <w:t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      </w:r>
          </w:p>
        </w:tc>
      </w:tr>
    </w:tbl>
    <w:p xmlns:wp14="http://schemas.microsoft.com/office/word/2010/wordml" w:rsidR="00C70064" w:rsidP="009B154A" w:rsidRDefault="00C70064" w14:paraId="07547A01" wp14:textId="77777777">
      <w:pPr>
        <w:pStyle w:val="Heading2"/>
      </w:pPr>
    </w:p>
    <w:p w:rsidR="00C70064" w:rsidP="4FE27CD7" w:rsidRDefault="00C70064" w14:paraId="3742C1E3" w14:textId="58F1094D">
      <w:pPr>
        <w:pStyle w:val="Heading2"/>
        <w:ind w:left="0"/>
      </w:pPr>
      <w:r w:rsidR="2D4A493F">
        <w:rPr/>
        <w:t xml:space="preserve">3. </w:t>
      </w:r>
      <w:r w:rsidR="00C70064">
        <w:rPr/>
        <w:t>Cronograma do Projeto</w:t>
      </w:r>
    </w:p>
    <w:p w:rsidR="2E0EF67B" w:rsidP="2E0EF67B" w:rsidRDefault="2E0EF67B" w14:paraId="38BB333F" w14:textId="0BF3ADC8">
      <w:pPr>
        <w:pStyle w:val="Normal"/>
        <w:rPr>
          <w:b w:val="1"/>
          <w:bCs w:val="1"/>
          <w:sz w:val="24"/>
          <w:szCs w:val="24"/>
        </w:rPr>
      </w:pPr>
    </w:p>
    <w:p w:rsidR="3932C4CE" w:rsidP="2E0EF67B" w:rsidRDefault="3932C4CE" w14:paraId="6F6B33F8" w14:textId="62564A33">
      <w:pPr>
        <w:pStyle w:val="Normal"/>
        <w:rPr>
          <w:sz w:val="24"/>
          <w:szCs w:val="24"/>
        </w:rPr>
      </w:pPr>
      <w:r w:rsidRPr="2E0EF67B" w:rsidR="0D7860EE">
        <w:rPr>
          <w:b w:val="1"/>
          <w:bCs w:val="1"/>
          <w:sz w:val="24"/>
          <w:szCs w:val="24"/>
        </w:rPr>
        <w:t>Legenda:</w:t>
      </w:r>
      <w:r w:rsidRPr="2E0EF67B" w:rsidR="0D7860EE">
        <w:rPr>
          <w:sz w:val="24"/>
          <w:szCs w:val="24"/>
        </w:rPr>
        <w:t xml:space="preserve"> </w:t>
      </w:r>
      <w:r w:rsidRPr="2E0EF67B" w:rsidR="4FE27CD7">
        <w:rPr>
          <w:sz w:val="24"/>
          <w:szCs w:val="24"/>
        </w:rPr>
        <w:t>João</w:t>
      </w:r>
      <w:r w:rsidRPr="2E0EF67B" w:rsidR="4DAE6B46">
        <w:rPr>
          <w:sz w:val="24"/>
          <w:szCs w:val="24"/>
        </w:rPr>
        <w:t xml:space="preserve"> - </w:t>
      </w:r>
      <w:commentRangeStart w:id="963602903"/>
      <w:commentRangeStart w:id="588084822"/>
      <w:r w:rsidRPr="2E0EF67B" w:rsidR="4FE27CD7">
        <w:rPr>
          <w:color w:val="C00000"/>
          <w:sz w:val="24"/>
          <w:szCs w:val="24"/>
        </w:rPr>
        <w:t>Vermelho</w:t>
      </w:r>
      <w:commentRangeEnd w:id="963602903"/>
      <w:r>
        <w:rPr>
          <w:rStyle w:val="CommentReference"/>
        </w:rPr>
        <w:commentReference w:id="963602903"/>
      </w:r>
      <w:commentRangeEnd w:id="588084822"/>
      <w:r>
        <w:rPr>
          <w:rStyle w:val="CommentReference"/>
        </w:rPr>
        <w:commentReference w:id="588084822"/>
      </w:r>
      <w:r w:rsidRPr="2E0EF67B" w:rsidR="4FE27CD7">
        <w:rPr>
          <w:color w:val="C00000"/>
          <w:sz w:val="24"/>
          <w:szCs w:val="24"/>
        </w:rPr>
        <w:t xml:space="preserve"> Escuro</w:t>
      </w:r>
      <w:r w:rsidRPr="2E0EF67B" w:rsidR="4FE27CD7">
        <w:rPr>
          <w:sz w:val="24"/>
          <w:szCs w:val="24"/>
        </w:rPr>
        <w:t>; José</w:t>
      </w:r>
      <w:r w:rsidRPr="2E0EF67B" w:rsidR="02E3D11F">
        <w:rPr>
          <w:sz w:val="24"/>
          <w:szCs w:val="24"/>
        </w:rPr>
        <w:t xml:space="preserve"> - </w:t>
      </w:r>
      <w:r w:rsidRPr="2E0EF67B" w:rsidR="4FE27CD7">
        <w:rPr>
          <w:color w:val="4F6228" w:themeColor="accent3" w:themeTint="FF" w:themeShade="80"/>
          <w:sz w:val="24"/>
          <w:szCs w:val="24"/>
        </w:rPr>
        <w:t>Verde Oliva</w:t>
      </w:r>
      <w:r w:rsidRPr="2E0EF67B" w:rsidR="2450B4FA">
        <w:rPr>
          <w:color w:val="auto"/>
          <w:sz w:val="24"/>
          <w:szCs w:val="24"/>
        </w:rPr>
        <w:t>;</w:t>
      </w:r>
      <w:r w:rsidRPr="2E0EF67B" w:rsidR="4FE27CD7">
        <w:rPr>
          <w:color w:val="auto"/>
          <w:sz w:val="24"/>
          <w:szCs w:val="24"/>
        </w:rPr>
        <w:t xml:space="preserve"> Nicholas</w:t>
      </w:r>
      <w:r w:rsidRPr="2E0EF67B" w:rsidR="0448B9B0">
        <w:rPr>
          <w:color w:val="auto"/>
          <w:sz w:val="24"/>
          <w:szCs w:val="24"/>
        </w:rPr>
        <w:t xml:space="preserve"> - </w:t>
      </w:r>
      <w:r w:rsidRPr="2E0EF67B" w:rsidR="4FE27CD7">
        <w:rPr>
          <w:color w:val="215868" w:themeColor="accent5" w:themeTint="FF" w:themeShade="80"/>
          <w:sz w:val="24"/>
          <w:szCs w:val="24"/>
        </w:rPr>
        <w:t xml:space="preserve">Azul </w:t>
      </w:r>
      <w:r w:rsidRPr="2E0EF67B" w:rsidR="4FE27CD7">
        <w:rPr>
          <w:color w:val="215868" w:themeColor="accent5" w:themeTint="FF" w:themeShade="80"/>
          <w:sz w:val="24"/>
          <w:szCs w:val="24"/>
        </w:rPr>
        <w:t>Piscina</w:t>
      </w:r>
      <w:r w:rsidRPr="2E0EF67B" w:rsidR="5D35ED9B">
        <w:rPr>
          <w:color w:val="215868" w:themeColor="accent5" w:themeTint="FF" w:themeShade="80"/>
          <w:sz w:val="24"/>
          <w:szCs w:val="24"/>
        </w:rPr>
        <w:t>.</w:t>
      </w:r>
    </w:p>
    <w:tbl>
      <w:tblPr>
        <w:tblW w:w="0" w:type="auto"/>
        <w:tblInd w:w="55" w:type="dxa"/>
        <w:tblLook w:val="0000" w:firstRow="0" w:lastRow="0" w:firstColumn="0" w:lastColumn="0" w:noHBand="0" w:noVBand="0"/>
      </w:tblPr>
      <w:tblGrid>
        <w:gridCol w:w="1061"/>
        <w:gridCol w:w="285"/>
        <w:gridCol w:w="295"/>
        <w:gridCol w:w="250"/>
        <w:gridCol w:w="290"/>
        <w:gridCol w:w="280"/>
        <w:gridCol w:w="300"/>
        <w:gridCol w:w="260"/>
        <w:gridCol w:w="285"/>
        <w:gridCol w:w="300"/>
        <w:gridCol w:w="270"/>
        <w:gridCol w:w="273"/>
        <w:gridCol w:w="280"/>
        <w:gridCol w:w="280"/>
        <w:gridCol w:w="280"/>
        <w:gridCol w:w="270"/>
        <w:gridCol w:w="290"/>
        <w:gridCol w:w="280"/>
        <w:gridCol w:w="280"/>
        <w:gridCol w:w="280"/>
        <w:gridCol w:w="280"/>
        <w:gridCol w:w="300"/>
        <w:gridCol w:w="300"/>
      </w:tblGrid>
      <w:tr w:rsidR="4FE27CD7" w:rsidTr="4B6D91C2" w14:paraId="52D2702B">
        <w:trPr>
          <w:trHeight w:val="945"/>
        </w:trPr>
        <w:tc>
          <w:tcPr>
            <w:tcW w:w="1061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  <w:vAlign w:val="center"/>
          </w:tcPr>
          <w:p w:rsidR="4FE27CD7" w:rsidP="4FE27CD7" w:rsidRDefault="4FE27CD7" w14:paraId="5CF44110">
            <w:pPr>
              <w:jc w:val="center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Número da função</w:t>
            </w:r>
          </w:p>
        </w:tc>
        <w:tc>
          <w:tcPr>
            <w:tcW w:w="1120" w:type="dxa"/>
            <w:gridSpan w:val="4"/>
            <w:tcBorders>
              <w:top w:val="single" w:color="auto" w:sz="4"/>
              <w:left w:val="nil"/>
              <w:bottom w:val="single" w:color="auto" w:sz="4"/>
              <w:right w:val="single" w:color="auto" w:sz="4"/>
            </w:tcBorders>
            <w:tcMar/>
            <w:vAlign w:val="center"/>
          </w:tcPr>
          <w:p w:rsidR="4FE27CD7" w:rsidP="4FE27CD7" w:rsidRDefault="4FE27CD7" w14:paraId="11E7F074">
            <w:pPr>
              <w:jc w:val="center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3"/>
                <w:szCs w:val="23"/>
              </w:rPr>
              <w:t>Out</w:t>
            </w:r>
          </w:p>
        </w:tc>
        <w:tc>
          <w:tcPr>
            <w:tcW w:w="1125" w:type="dxa"/>
            <w:gridSpan w:val="4"/>
            <w:tcBorders>
              <w:top w:val="single" w:color="auto" w:sz="4"/>
              <w:left w:val="nil"/>
              <w:bottom w:val="single" w:color="auto" w:sz="4"/>
              <w:right w:val="single" w:color="auto" w:sz="4"/>
            </w:tcBorders>
            <w:tcMar/>
            <w:vAlign w:val="center"/>
          </w:tcPr>
          <w:p w:rsidR="4FE27CD7" w:rsidP="4FE27CD7" w:rsidRDefault="4FE27CD7" w14:paraId="04B96B53" w14:textId="3072DCF1">
            <w:pPr>
              <w:jc w:val="center"/>
              <w:rPr>
                <w:b w:val="1"/>
                <w:bCs w:val="1"/>
                <w:sz w:val="24"/>
                <w:szCs w:val="24"/>
              </w:rPr>
            </w:pPr>
            <w:proofErr w:type="spellStart"/>
            <w:r w:rsidRPr="4FE27CD7" w:rsidR="4FE27CD7">
              <w:rPr>
                <w:b w:val="1"/>
                <w:bCs w:val="1"/>
                <w:sz w:val="23"/>
                <w:szCs w:val="23"/>
              </w:rPr>
              <w:t>Nov</w:t>
            </w:r>
            <w:proofErr w:type="spellEnd"/>
          </w:p>
        </w:tc>
        <w:tc>
          <w:tcPr>
            <w:tcW w:w="570" w:type="dxa"/>
            <w:gridSpan w:val="2"/>
            <w:tcBorders>
              <w:top w:val="single" w:color="auto" w:sz="4"/>
              <w:left w:val="nil"/>
              <w:bottom w:val="single" w:color="auto" w:sz="4"/>
              <w:right w:val="single" w:color="auto" w:sz="4"/>
            </w:tcBorders>
            <w:tcMar/>
            <w:vAlign w:val="center"/>
          </w:tcPr>
          <w:p w:rsidR="4FE27CD7" w:rsidP="4FE27CD7" w:rsidRDefault="4FE27CD7" w14:paraId="1251694C" w14:textId="4B740EF8">
            <w:pPr>
              <w:jc w:val="center"/>
              <w:rPr>
                <w:b w:val="1"/>
                <w:bCs w:val="1"/>
                <w:sz w:val="22"/>
                <w:szCs w:val="22"/>
              </w:rPr>
            </w:pPr>
            <w:r w:rsidRPr="4FE27CD7" w:rsidR="4FE27CD7">
              <w:rPr>
                <w:b w:val="1"/>
                <w:bCs w:val="1"/>
                <w:sz w:val="22"/>
                <w:szCs w:val="22"/>
              </w:rPr>
              <w:t>Dez</w:t>
            </w:r>
          </w:p>
        </w:tc>
        <w:tc>
          <w:tcPr>
            <w:tcW w:w="1113" w:type="dxa"/>
            <w:gridSpan w:val="4"/>
            <w:tcBorders>
              <w:top w:val="single" w:color="auto" w:sz="4"/>
              <w:left w:val="nil"/>
              <w:bottom w:val="single" w:color="auto" w:sz="4"/>
              <w:right w:val="single" w:color="auto" w:sz="4"/>
            </w:tcBorders>
            <w:tcMar/>
            <w:vAlign w:val="center"/>
          </w:tcPr>
          <w:p w:rsidR="4FE27CD7" w:rsidP="4FE27CD7" w:rsidRDefault="4FE27CD7" w14:paraId="21E4950C">
            <w:pPr>
              <w:jc w:val="center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3"/>
                <w:szCs w:val="23"/>
              </w:rPr>
              <w:t>Jan</w:t>
            </w:r>
          </w:p>
        </w:tc>
        <w:tc>
          <w:tcPr>
            <w:tcW w:w="1120" w:type="dxa"/>
            <w:gridSpan w:val="4"/>
            <w:tcBorders>
              <w:top w:val="single" w:color="auto" w:sz="4"/>
              <w:left w:val="nil"/>
              <w:bottom w:val="single" w:color="auto" w:sz="4"/>
              <w:right w:val="single" w:color="auto" w:sz="4"/>
            </w:tcBorders>
            <w:tcMar/>
            <w:vAlign w:val="center"/>
          </w:tcPr>
          <w:p w:rsidR="4FE27CD7" w:rsidP="4FE27CD7" w:rsidRDefault="4FE27CD7" w14:paraId="32C416C5">
            <w:pPr>
              <w:jc w:val="center"/>
              <w:rPr>
                <w:b w:val="1"/>
                <w:bCs w:val="1"/>
                <w:sz w:val="24"/>
                <w:szCs w:val="24"/>
              </w:rPr>
            </w:pPr>
            <w:proofErr w:type="spellStart"/>
            <w:r w:rsidRPr="4FE27CD7" w:rsidR="4FE27CD7">
              <w:rPr>
                <w:b w:val="1"/>
                <w:bCs w:val="1"/>
                <w:sz w:val="23"/>
                <w:szCs w:val="23"/>
              </w:rPr>
              <w:t>Fev</w:t>
            </w:r>
            <w:proofErr w:type="spellEnd"/>
          </w:p>
        </w:tc>
        <w:tc>
          <w:tcPr>
            <w:tcW w:w="1160" w:type="dxa"/>
            <w:gridSpan w:val="4"/>
            <w:tcBorders>
              <w:top w:val="single" w:color="auto" w:sz="4"/>
              <w:left w:val="nil"/>
              <w:bottom w:val="single" w:color="auto" w:sz="4"/>
              <w:right w:val="single" w:color="auto" w:sz="4"/>
            </w:tcBorders>
            <w:tcMar/>
            <w:vAlign w:val="center"/>
          </w:tcPr>
          <w:p w:rsidR="4FE27CD7" w:rsidP="4FE27CD7" w:rsidRDefault="4FE27CD7" w14:paraId="19DE9D0D">
            <w:pPr>
              <w:jc w:val="center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3"/>
                <w:szCs w:val="23"/>
              </w:rPr>
              <w:t>Mar</w:t>
            </w:r>
          </w:p>
        </w:tc>
      </w:tr>
      <w:tr w:rsidR="4FE27CD7" w:rsidTr="4B6D91C2" w14:paraId="1D2E275F">
        <w:trPr>
          <w:trHeight w:val="315"/>
        </w:trPr>
        <w:tc>
          <w:tcPr>
            <w:tcW w:w="1061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D83E00C">
            <w:pPr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Semana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8D02462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1</w:t>
            </w:r>
          </w:p>
        </w:tc>
        <w:tc>
          <w:tcPr>
            <w:tcW w:w="29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24BE761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2</w:t>
            </w:r>
          </w:p>
        </w:tc>
        <w:tc>
          <w:tcPr>
            <w:tcW w:w="25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48DE86D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3</w:t>
            </w: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E8CF3CC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4</w:t>
            </w: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D5EDC3C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1</w:t>
            </w: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027D9D3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2</w:t>
            </w:r>
          </w:p>
        </w:tc>
        <w:tc>
          <w:tcPr>
            <w:tcW w:w="26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DCC2956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3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B4CECFE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4</w:t>
            </w: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D08F9E8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1</w:t>
            </w: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1B7F40A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2</w:t>
            </w:r>
          </w:p>
        </w:tc>
        <w:tc>
          <w:tcPr>
            <w:tcW w:w="273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4B941AA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1</w:t>
            </w: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67826E2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2</w:t>
            </w: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793BC2C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3</w:t>
            </w: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5A4B8D5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4</w:t>
            </w: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9667D29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1</w:t>
            </w: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9D00B23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2</w:t>
            </w: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85A395F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3</w:t>
            </w: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6C3E591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4</w:t>
            </w: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64C0ED6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1</w:t>
            </w: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DBE495B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2</w:t>
            </w: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1F062C5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3</w:t>
            </w: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B8874C4">
            <w:pPr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1"/>
                <w:bCs w:val="1"/>
                <w:sz w:val="24"/>
                <w:szCs w:val="24"/>
              </w:rPr>
              <w:t>4</w:t>
            </w:r>
          </w:p>
        </w:tc>
      </w:tr>
      <w:tr w:rsidR="4FE27CD7" w:rsidTr="4B6D91C2" w14:paraId="0308957F">
        <w:trPr>
          <w:trHeight w:val="315"/>
        </w:trPr>
        <w:tc>
          <w:tcPr>
            <w:tcW w:w="1061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C80FF34" w14:textId="46F0F804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  <w:r w:rsidRPr="4FE27CD7" w:rsidR="4FE27CD7">
              <w:rPr>
                <w:b w:val="0"/>
                <w:bCs w:val="0"/>
                <w:sz w:val="24"/>
                <w:szCs w:val="24"/>
              </w:rPr>
              <w:t>1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4EA625E" w14:textId="0353608B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B088EC2" w14:textId="41D40663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215868" w:themeFill="accent5" w:themeFillShade="80"/>
            <w:tcMar/>
            <w:vAlign w:val="bottom"/>
          </w:tcPr>
          <w:p w:rsidR="4FE27CD7" w:rsidP="4FE27CD7" w:rsidRDefault="4FE27CD7" w14:paraId="53B80595" w14:textId="19A23419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215868" w:themeFill="accent5" w:themeFillShade="80"/>
            <w:tcMar/>
            <w:vAlign w:val="bottom"/>
          </w:tcPr>
          <w:p w:rsidR="4FE27CD7" w:rsidP="4FE27CD7" w:rsidRDefault="4FE27CD7" w14:paraId="050E35C6" w14:textId="00B4CB43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AFED097" w14:textId="0F3C480C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55A83E9" w14:textId="4A4E3CFD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3C34B7F" w14:textId="68163FB3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5DFA75D" w14:textId="3C843737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A79E1FA" w14:textId="71DE95EB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65F5FA0" w14:textId="2F913CF3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A787648" w14:textId="732174DC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D267085" w14:textId="1D218782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AF37265" w14:textId="75110CBB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6D170AB" w14:textId="79D39BA1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1239525" w14:textId="060D2F75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F517D2E" w14:textId="63B9D59E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D7C529B" w14:textId="1706C95D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0681ADC" w14:textId="208CA12F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EC9BCD6" w14:textId="70418510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FA75123" w14:textId="0C258A95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2EE3C93" w14:textId="4492D71A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9FA31DA" w14:textId="624ECDE4">
            <w:pPr>
              <w:pStyle w:val="Normal"/>
              <w:jc w:val="right"/>
              <w:rPr>
                <w:b w:val="1"/>
                <w:bCs w:val="1"/>
                <w:sz w:val="24"/>
                <w:szCs w:val="24"/>
              </w:rPr>
            </w:pPr>
          </w:p>
        </w:tc>
      </w:tr>
      <w:tr w:rsidR="4FE27CD7" w:rsidTr="4B6D91C2" w14:paraId="04419658">
        <w:trPr>
          <w:trHeight w:val="300"/>
        </w:trPr>
        <w:tc>
          <w:tcPr>
            <w:tcW w:w="1061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A7C6F04" w14:textId="5596523B">
            <w:pPr>
              <w:pStyle w:val="Normal"/>
              <w:jc w:val="right"/>
              <w:rPr>
                <w:sz w:val="24"/>
                <w:szCs w:val="24"/>
              </w:rPr>
            </w:pPr>
            <w:r w:rsidRPr="4FE27CD7" w:rsidR="4FE27CD7">
              <w:rPr>
                <w:sz w:val="24"/>
                <w:szCs w:val="24"/>
              </w:rPr>
              <w:t>2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215868" w:themeFill="accent5" w:themeFillShade="80"/>
            <w:tcMar/>
            <w:vAlign w:val="bottom"/>
          </w:tcPr>
          <w:p w:rsidR="4FE27CD7" w:rsidP="4FE27CD7" w:rsidRDefault="4FE27CD7" w14:paraId="112C0F1A" w14:textId="3BCE548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215868" w:themeFill="accent5" w:themeFillShade="80"/>
            <w:tcMar/>
            <w:vAlign w:val="bottom"/>
          </w:tcPr>
          <w:p w:rsidR="4FE27CD7" w:rsidP="4FE27CD7" w:rsidRDefault="4FE27CD7" w14:paraId="591E4729" w14:textId="5CFDB0E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982E615" w14:textId="08718E1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1D49657" w14:textId="71576EF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389CF3C" w14:textId="2D19D08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CA7780A" w14:textId="2617F11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9AAD3BC" w14:textId="64C1D801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F46EAF8" w14:textId="2AE2A4A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42B2B1B" w14:textId="626D7EF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59D3C40" w14:textId="5FA54E4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77A6588" w14:textId="149E4C9B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9465848" w14:textId="670F635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B6C69A8" w14:textId="4E53FC1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27096D1" w14:textId="3F48C71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AF8B233" w14:textId="154CAA6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4787FED" w14:textId="5073EBC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E10743E" w14:textId="1DE407B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7DB80E0" w14:textId="5E4420B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4753607" w14:textId="20A1284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3C6B20A" w14:textId="62DB6EB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0969F8C" w14:textId="2BF397F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C858DDE" w14:textId="1A3100F3">
            <w:pPr>
              <w:pStyle w:val="Normal"/>
              <w:rPr>
                <w:sz w:val="24"/>
                <w:szCs w:val="24"/>
              </w:rPr>
            </w:pPr>
          </w:p>
        </w:tc>
      </w:tr>
      <w:tr w:rsidR="4FE27CD7" w:rsidTr="4B6D91C2" w14:paraId="35E9F27B">
        <w:trPr>
          <w:trHeight w:val="300"/>
        </w:trPr>
        <w:tc>
          <w:tcPr>
            <w:tcW w:w="1061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E0BC4A8" w14:textId="3A31A6AD">
            <w:pPr>
              <w:pStyle w:val="Normal"/>
              <w:jc w:val="right"/>
              <w:rPr>
                <w:sz w:val="24"/>
                <w:szCs w:val="24"/>
              </w:rPr>
            </w:pPr>
            <w:r w:rsidRPr="4FE27CD7" w:rsidR="4FE27CD7">
              <w:rPr>
                <w:sz w:val="24"/>
                <w:szCs w:val="24"/>
              </w:rPr>
              <w:t>3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215868" w:themeFill="accent5" w:themeFillShade="80"/>
            <w:tcMar/>
            <w:vAlign w:val="bottom"/>
          </w:tcPr>
          <w:p w:rsidR="4FE27CD7" w:rsidP="4FE27CD7" w:rsidRDefault="4FE27CD7" w14:paraId="71853540" w14:textId="644715D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215868" w:themeFill="accent5" w:themeFillShade="80"/>
            <w:tcMar/>
            <w:vAlign w:val="bottom"/>
          </w:tcPr>
          <w:p w:rsidR="4FE27CD7" w:rsidP="4FE27CD7" w:rsidRDefault="4FE27CD7" w14:paraId="03B85348" w14:textId="58C62EC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9DB34D3" w14:textId="3A4D7DA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C527D7E" w14:textId="130A970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61E523A" w14:textId="66B46C9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1117D78" w14:textId="35DC14A7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3602199" w14:textId="258B93E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56D75DA" w14:textId="0FF0D27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66C8053" w14:textId="5D69B13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11B04A6" w14:textId="77E532A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EBABB5D" w14:textId="1972F38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159F9A8" w14:textId="3C6BD751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BDE13D4" w14:textId="2D7EEB81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EE5E059" w14:textId="0B18C8C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9BEEBDE" w14:textId="0F4F4B9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D449130" w14:textId="053DB12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8D62A53" w14:textId="1649EB5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945A90F" w14:textId="2BA6770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C9BBF99" w14:textId="3AC2F1C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9363ED5" w14:textId="707EBB8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7BAB245" w14:textId="43A8F0B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1EBFD4B" w14:textId="3721FB42">
            <w:pPr>
              <w:pStyle w:val="Normal"/>
              <w:rPr>
                <w:sz w:val="24"/>
                <w:szCs w:val="24"/>
              </w:rPr>
            </w:pPr>
          </w:p>
        </w:tc>
      </w:tr>
      <w:tr w:rsidR="4FE27CD7" w:rsidTr="4B6D91C2" w14:paraId="01557871">
        <w:trPr>
          <w:trHeight w:val="300"/>
        </w:trPr>
        <w:tc>
          <w:tcPr>
            <w:tcW w:w="1061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EDD3097" w14:textId="4B601F34">
            <w:pPr>
              <w:pStyle w:val="Normal"/>
              <w:jc w:val="right"/>
              <w:rPr>
                <w:sz w:val="24"/>
                <w:szCs w:val="24"/>
              </w:rPr>
            </w:pPr>
            <w:r w:rsidRPr="4FE27CD7" w:rsidR="4FE27CD7">
              <w:rPr>
                <w:sz w:val="24"/>
                <w:szCs w:val="24"/>
              </w:rPr>
              <w:t>4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215868" w:themeFill="accent5" w:themeFillShade="80"/>
            <w:tcMar/>
            <w:vAlign w:val="bottom"/>
          </w:tcPr>
          <w:p w:rsidR="4FE27CD7" w:rsidP="4FE27CD7" w:rsidRDefault="4FE27CD7" w14:paraId="435ECABA" w14:textId="4BA14DB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215868" w:themeFill="accent5" w:themeFillShade="80"/>
            <w:tcMar/>
            <w:vAlign w:val="bottom"/>
          </w:tcPr>
          <w:p w:rsidR="4FE27CD7" w:rsidP="4FE27CD7" w:rsidRDefault="4FE27CD7" w14:paraId="640A299D" w14:textId="09038007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D224DEA" w14:textId="5480B745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1644556" w14:textId="6F049C3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1E7EDFB" w14:textId="0E9ECE4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A6C3EA1" w14:textId="12C5A1B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CF33288" w14:textId="1BE3AC5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37787A1" w14:textId="60A9062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B654B41" w14:textId="4A4BB5B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E939A41" w14:textId="040422C7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E6FDF19" w14:textId="0EA1A77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A16CA5D" w14:textId="5FD6559B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0C54C1E" w14:textId="35F109E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4CB80CD" w14:textId="663C3B9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338290A" w14:textId="3D33F807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7CF6E02" w14:textId="507A9F9B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DEB96FA" w14:textId="093B607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46169CF" w14:textId="44D68FA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668612C" w14:textId="3F2F4B7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92BCB80" w14:textId="1CC685E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C2BB418" w14:textId="3BE1AAF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B0E0E36" w14:textId="718A403D">
            <w:pPr>
              <w:pStyle w:val="Normal"/>
              <w:rPr>
                <w:sz w:val="24"/>
                <w:szCs w:val="24"/>
              </w:rPr>
            </w:pPr>
          </w:p>
        </w:tc>
      </w:tr>
      <w:tr w:rsidR="4FE27CD7" w:rsidTr="4B6D91C2" w14:paraId="265992A1">
        <w:trPr>
          <w:trHeight w:val="300"/>
        </w:trPr>
        <w:tc>
          <w:tcPr>
            <w:tcW w:w="1061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F0A0BD4" w14:textId="29440E3B">
            <w:pPr>
              <w:pStyle w:val="Normal"/>
              <w:jc w:val="right"/>
              <w:rPr>
                <w:sz w:val="24"/>
                <w:szCs w:val="24"/>
              </w:rPr>
            </w:pPr>
            <w:r w:rsidRPr="4FE27CD7" w:rsidR="4FE27CD7">
              <w:rPr>
                <w:sz w:val="24"/>
                <w:szCs w:val="24"/>
              </w:rPr>
              <w:t>5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4018E16" w14:textId="09A292A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0F414DD" w14:textId="1695AF5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215868" w:themeFill="accent5" w:themeFillShade="80"/>
            <w:tcMar/>
            <w:vAlign w:val="bottom"/>
          </w:tcPr>
          <w:p w:rsidR="4FE27CD7" w:rsidP="4FE27CD7" w:rsidRDefault="4FE27CD7" w14:paraId="0DE1D85B" w14:textId="01A6DA3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B592B16" w14:textId="4768F0B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3F6379F" w14:textId="48A19A9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3D364C9" w14:textId="75DD40F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02BA015" w14:textId="1ADC283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A7437E9" w14:textId="3CAAAEA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73D9DC6" w14:textId="1DDEA781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00C707D" w14:textId="7264623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B930908" w14:textId="17B83CD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68A2D87" w14:textId="17BFB17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6EA8972" w14:textId="016773C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39A6C76" w14:textId="6B7A3DE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1B1726A" w14:textId="74A2A331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A64754B" w14:textId="7D99B267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99D506A" w14:textId="07B92D05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F07BC5C" w14:textId="251A702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AD0C1AF" w14:textId="03003EC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27B14FF" w14:textId="10DFCCA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8A72F38" w14:textId="14F8B975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8682A5D" w14:textId="1E53E065">
            <w:pPr>
              <w:pStyle w:val="Normal"/>
              <w:rPr>
                <w:sz w:val="24"/>
                <w:szCs w:val="24"/>
              </w:rPr>
            </w:pPr>
          </w:p>
        </w:tc>
      </w:tr>
      <w:tr w:rsidR="4FE27CD7" w:rsidTr="4B6D91C2" w14:paraId="610E9AA6">
        <w:trPr>
          <w:trHeight w:val="300"/>
        </w:trPr>
        <w:tc>
          <w:tcPr>
            <w:tcW w:w="1061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FF582DA" w14:textId="10B91ABF">
            <w:pPr>
              <w:pStyle w:val="Normal"/>
              <w:jc w:val="right"/>
              <w:rPr>
                <w:sz w:val="24"/>
                <w:szCs w:val="24"/>
              </w:rPr>
            </w:pPr>
            <w:r w:rsidRPr="4FE27CD7" w:rsidR="4FE27CD7">
              <w:rPr>
                <w:sz w:val="24"/>
                <w:szCs w:val="24"/>
              </w:rPr>
              <w:t>6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409B5A2" w14:textId="455206C1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12E48E2" w14:textId="3444256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4F6228" w:themeFill="accent3" w:themeFillShade="80"/>
            <w:tcMar/>
            <w:vAlign w:val="bottom"/>
          </w:tcPr>
          <w:p w:rsidR="4FE27CD7" w:rsidP="4FE27CD7" w:rsidRDefault="4FE27CD7" w14:paraId="6C7C2F13" w14:textId="48EFBC55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4F6228" w:themeFill="accent3" w:themeFillShade="80"/>
            <w:tcMar/>
            <w:vAlign w:val="bottom"/>
          </w:tcPr>
          <w:p w:rsidR="4FE27CD7" w:rsidP="4FE27CD7" w:rsidRDefault="4FE27CD7" w14:paraId="0134F000" w14:textId="43D9490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D53045B" w14:textId="349BB1C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A17D860" w14:textId="7D0234A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507A1C2" w14:textId="2DE27EA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F393DE0" w14:textId="7A85D47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E80A6B4" w14:textId="25C9D5B7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E87809B" w14:textId="0E3BA47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32857C3" w14:textId="7966161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17A8CB4" w14:textId="0EA234C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1C233B3" w14:textId="710DE22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D35B1A7" w14:textId="744A6E5B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3A2C0B2" w14:textId="490641D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7860042" w14:textId="3CA72BF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C327346" w14:textId="2FE1A38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A738E65" w14:textId="54B41AA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9520B53" w14:textId="21AE910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ADF8F17" w14:textId="108D2D67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4393484" w14:textId="5089585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6408446" w14:textId="06B5EF8D">
            <w:pPr>
              <w:pStyle w:val="Normal"/>
              <w:rPr>
                <w:sz w:val="24"/>
                <w:szCs w:val="24"/>
              </w:rPr>
            </w:pPr>
          </w:p>
        </w:tc>
      </w:tr>
      <w:tr w:rsidR="4FE27CD7" w:rsidTr="4B6D91C2" w14:paraId="53F13318">
        <w:trPr>
          <w:trHeight w:val="300"/>
        </w:trPr>
        <w:tc>
          <w:tcPr>
            <w:tcW w:w="1061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D04AA8A" w14:textId="7F81CA42">
            <w:pPr>
              <w:pStyle w:val="Normal"/>
              <w:jc w:val="right"/>
              <w:rPr>
                <w:sz w:val="24"/>
                <w:szCs w:val="24"/>
              </w:rPr>
            </w:pPr>
            <w:r w:rsidRPr="4FE27CD7" w:rsidR="4FE27CD7">
              <w:rPr>
                <w:sz w:val="24"/>
                <w:szCs w:val="24"/>
              </w:rPr>
              <w:t>7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2639A8D" w14:textId="295A9A7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18BF71C" w14:textId="02FA58A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49CD210" w14:textId="071CD6E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27649CB" w14:textId="7022C53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2EA41BC" w14:textId="4360EB7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4F6228" w:themeFill="accent3" w:themeFillShade="80"/>
            <w:tcMar/>
            <w:vAlign w:val="bottom"/>
          </w:tcPr>
          <w:p w:rsidR="4FE27CD7" w:rsidP="4FE27CD7" w:rsidRDefault="4FE27CD7" w14:paraId="7F222E97" w14:textId="717BC36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4F6228" w:themeFill="accent3" w:themeFillShade="80"/>
            <w:tcMar/>
            <w:vAlign w:val="bottom"/>
          </w:tcPr>
          <w:p w:rsidR="4FE27CD7" w:rsidP="4FE27CD7" w:rsidRDefault="4FE27CD7" w14:paraId="5A74B82A" w14:textId="09C8FBB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615921E" w14:textId="24AC090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F67546D" w14:textId="2E498E55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2684060" w14:textId="510F956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954921E" w14:textId="676CD3A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872851A" w14:textId="0DDD52E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199EF0C" w14:textId="6080F68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FB015F9" w14:textId="50A79C7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C2EF172" w14:textId="238422B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15A19E0" w14:textId="1251016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0F2A8D6" w14:textId="4199F3B7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5011A4D" w14:textId="39587E4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95BE048" w14:textId="4EFE29B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5EB348E" w14:textId="2FE7195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97AE5BA" w14:textId="4A9EAD9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334A07F" w14:textId="7574ED5F">
            <w:pPr>
              <w:pStyle w:val="Normal"/>
              <w:rPr>
                <w:sz w:val="24"/>
                <w:szCs w:val="24"/>
              </w:rPr>
            </w:pPr>
          </w:p>
        </w:tc>
      </w:tr>
      <w:tr w:rsidR="4FE27CD7" w:rsidTr="4B6D91C2" w14:paraId="453710B7">
        <w:trPr>
          <w:trHeight w:val="300"/>
        </w:trPr>
        <w:tc>
          <w:tcPr>
            <w:tcW w:w="1061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332958E" w14:textId="4EA8E338">
            <w:pPr>
              <w:pStyle w:val="Normal"/>
              <w:jc w:val="right"/>
              <w:rPr>
                <w:sz w:val="24"/>
                <w:szCs w:val="24"/>
              </w:rPr>
            </w:pPr>
            <w:r w:rsidRPr="4FE27CD7" w:rsidR="4FE27CD7">
              <w:rPr>
                <w:sz w:val="24"/>
                <w:szCs w:val="24"/>
              </w:rPr>
              <w:t>8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BDFC28A" w14:textId="0A3A8F2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D00E0F1" w14:textId="188D15E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929DC84" w14:textId="7CD69E95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2C75FA5" w14:textId="60EDF2C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79F2346" w14:textId="2DB3C8C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4F6228" w:themeFill="accent3" w:themeFillShade="80"/>
            <w:tcMar/>
            <w:vAlign w:val="bottom"/>
          </w:tcPr>
          <w:p w:rsidR="4FE27CD7" w:rsidP="4FE27CD7" w:rsidRDefault="4FE27CD7" w14:paraId="72ED56BA" w14:textId="1F45796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4F6228" w:themeFill="accent3" w:themeFillShade="80"/>
            <w:tcMar/>
            <w:vAlign w:val="bottom"/>
          </w:tcPr>
          <w:p w:rsidR="4FE27CD7" w:rsidP="4FE27CD7" w:rsidRDefault="4FE27CD7" w14:paraId="73328182" w14:textId="0040326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364120E" w14:textId="1FB08F65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61C07B6" w14:textId="6010ADA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6FF560B" w14:textId="7AD6775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6245E65" w14:textId="1E351BD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AE7A544" w14:textId="2E0C9795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17436BB" w14:textId="79C35AD1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35A478F" w14:textId="27F71B6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88A892B" w14:textId="4DBAA645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5C8AA9F" w14:textId="1B67095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BB89F56" w14:textId="34A2BD7B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878A5A5" w14:textId="130DACD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6062F06" w14:textId="3D104E8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328C387" w14:textId="291076C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399E357" w14:textId="44D21CC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80458EC" w14:textId="2F97F803">
            <w:pPr>
              <w:pStyle w:val="Normal"/>
              <w:rPr>
                <w:sz w:val="24"/>
                <w:szCs w:val="24"/>
              </w:rPr>
            </w:pPr>
          </w:p>
        </w:tc>
      </w:tr>
      <w:tr w:rsidR="4FE27CD7" w:rsidTr="4B6D91C2" w14:paraId="5FC17F01">
        <w:trPr>
          <w:trHeight w:val="300"/>
        </w:trPr>
        <w:tc>
          <w:tcPr>
            <w:tcW w:w="1061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2BFA4B9" w14:textId="73BD8093">
            <w:pPr>
              <w:pStyle w:val="Normal"/>
              <w:jc w:val="right"/>
              <w:rPr>
                <w:sz w:val="24"/>
                <w:szCs w:val="24"/>
              </w:rPr>
            </w:pPr>
            <w:r w:rsidRPr="4FE27CD7" w:rsidR="4FE27CD7">
              <w:rPr>
                <w:sz w:val="24"/>
                <w:szCs w:val="24"/>
              </w:rPr>
              <w:t>9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AF10CB6" w14:textId="4CC619B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4FF1BF2" w14:textId="4858667B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F744937" w14:textId="7AE5679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932D644" w14:textId="2F7CA17B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EC82DF5" w14:textId="7092108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4F6228" w:themeFill="accent3" w:themeFillShade="80"/>
            <w:tcMar/>
            <w:vAlign w:val="bottom"/>
          </w:tcPr>
          <w:p w:rsidR="4FE27CD7" w:rsidP="4FE27CD7" w:rsidRDefault="4FE27CD7" w14:paraId="4B91E2BF" w14:textId="613E1A7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AD3EEF4" w14:textId="4F6313F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7B0BDF3" w14:textId="2A3285B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A6EEBD1" w14:textId="68F6AA6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A7DA062" w14:textId="04E5753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F464BCB" w14:textId="11A45D3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CA0C38B" w14:textId="59FA2A71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50B4428" w14:textId="6B904CB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F248482" w14:textId="59B8F5C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84B747A" w14:textId="17C4E44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EDF2554" w14:textId="22CC8B1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0CB649D" w14:textId="10D497D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A08D52E" w14:textId="4790272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61B6324" w14:textId="4216AF7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656988F" w14:textId="27BF535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580342D" w14:textId="724CB477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F183193" w14:textId="71F0C975">
            <w:pPr>
              <w:pStyle w:val="Normal"/>
              <w:rPr>
                <w:sz w:val="24"/>
                <w:szCs w:val="24"/>
              </w:rPr>
            </w:pPr>
          </w:p>
        </w:tc>
      </w:tr>
      <w:tr w:rsidR="4FE27CD7" w:rsidTr="4B6D91C2" w14:paraId="40632773">
        <w:trPr>
          <w:trHeight w:val="300"/>
        </w:trPr>
        <w:tc>
          <w:tcPr>
            <w:tcW w:w="1061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D601AEC" w14:textId="6F5C0A68">
            <w:pPr>
              <w:pStyle w:val="Normal"/>
              <w:jc w:val="right"/>
              <w:rPr>
                <w:sz w:val="24"/>
                <w:szCs w:val="24"/>
              </w:rPr>
            </w:pPr>
            <w:r w:rsidRPr="4FE27CD7" w:rsidR="4FE27CD7">
              <w:rPr>
                <w:sz w:val="24"/>
                <w:szCs w:val="24"/>
              </w:rPr>
              <w:t>10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F7E1C58" w14:textId="295538B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FE9D5B0" w14:textId="429927E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C00000"/>
            <w:tcMar/>
            <w:vAlign w:val="bottom"/>
          </w:tcPr>
          <w:p w:rsidR="4FE27CD7" w:rsidP="4FE27CD7" w:rsidRDefault="4FE27CD7" w14:paraId="63D59AF4" w14:textId="5EABC7A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C00000"/>
            <w:tcMar/>
            <w:vAlign w:val="bottom"/>
          </w:tcPr>
          <w:p w:rsidR="4FE27CD7" w:rsidP="4FE27CD7" w:rsidRDefault="4FE27CD7" w14:paraId="76CF5407" w14:textId="74413A1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04BAF5D" w14:textId="45061EB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E5FC0AF" w14:textId="299A4D75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1C2A5AE" w14:textId="4B609B5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F9F5560" w14:textId="25F5EC8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9272280" w14:textId="5AF1293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5D2C8C9" w14:textId="616E66A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935BC21" w14:textId="43FA32C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A93BCBE" w14:textId="57E369CB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9E63BC1" w14:textId="290F20F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FCCF529" w14:textId="3D2C9C8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DC745D9" w14:textId="583C5727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F02AE6F" w14:textId="02ABA5A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5F6A5FB" w14:textId="1B9636D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0D4D429" w14:textId="32E63CA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724329E" w14:textId="4924B645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E3F3E84" w14:textId="5F89DB0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C105101" w14:textId="21927C8B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D2BAC49" w14:textId="00FACC56">
            <w:pPr>
              <w:pStyle w:val="Normal"/>
              <w:rPr>
                <w:sz w:val="24"/>
                <w:szCs w:val="24"/>
              </w:rPr>
            </w:pPr>
          </w:p>
        </w:tc>
      </w:tr>
      <w:tr w:rsidR="4FE27CD7" w:rsidTr="4B6D91C2" w14:paraId="2346EAC7">
        <w:trPr>
          <w:trHeight w:val="300"/>
        </w:trPr>
        <w:tc>
          <w:tcPr>
            <w:tcW w:w="1061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2604768" w14:textId="460D1609">
            <w:pPr>
              <w:pStyle w:val="Normal"/>
              <w:jc w:val="right"/>
              <w:rPr>
                <w:sz w:val="24"/>
                <w:szCs w:val="24"/>
              </w:rPr>
            </w:pPr>
            <w:r w:rsidRPr="4FE27CD7" w:rsidR="4FE27CD7">
              <w:rPr>
                <w:sz w:val="24"/>
                <w:szCs w:val="24"/>
              </w:rPr>
              <w:t>11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5E191E1" w14:textId="652496B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A81439F" w14:textId="3CC77C3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D9F3DE8" w14:textId="489EC0F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B944B83" w14:textId="5DCBC72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84F6DB9" w14:textId="74CF2E0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6C5D830" w14:textId="0A45E77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0D3CAA5" w14:textId="45CBC621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BC33DF0" w14:textId="595971C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C00000"/>
            <w:tcMar/>
            <w:vAlign w:val="bottom"/>
          </w:tcPr>
          <w:p w:rsidR="4FE27CD7" w:rsidP="4FE27CD7" w:rsidRDefault="4FE27CD7" w14:paraId="2238D68B" w14:textId="04C7B8C1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C00000"/>
            <w:tcMar/>
            <w:vAlign w:val="bottom"/>
          </w:tcPr>
          <w:p w:rsidR="4FE27CD7" w:rsidP="4FE27CD7" w:rsidRDefault="4FE27CD7" w14:paraId="073A8899" w14:textId="1FF0A9D1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4322ACA" w14:textId="5CC5D79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F036641" w14:textId="1D96EBF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B958F57" w14:textId="2226275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8DD8A4E" w14:textId="6F0C1C7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71FB26B" w14:textId="6DDA657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FC9C284" w14:textId="25BBEE3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A45942D" w14:textId="1176A84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7B48D79" w14:textId="18DB90D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F42E02A" w14:textId="5B4E01CB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7BF89E2" w14:textId="271581D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23358EB" w14:textId="645D255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E9EA8E6" w14:textId="7D0D2BF4">
            <w:pPr>
              <w:pStyle w:val="Normal"/>
              <w:rPr>
                <w:sz w:val="24"/>
                <w:szCs w:val="24"/>
              </w:rPr>
            </w:pPr>
          </w:p>
        </w:tc>
      </w:tr>
      <w:tr w:rsidR="4FE27CD7" w:rsidTr="4B6D91C2" w14:paraId="5FE48545">
        <w:trPr>
          <w:trHeight w:val="300"/>
        </w:trPr>
        <w:tc>
          <w:tcPr>
            <w:tcW w:w="1061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78828EF" w14:textId="1FC1F9C8">
            <w:pPr>
              <w:pStyle w:val="Normal"/>
              <w:jc w:val="right"/>
              <w:rPr>
                <w:sz w:val="24"/>
                <w:szCs w:val="24"/>
              </w:rPr>
            </w:pPr>
            <w:r w:rsidRPr="4FE27CD7" w:rsidR="4FE27CD7">
              <w:rPr>
                <w:sz w:val="24"/>
                <w:szCs w:val="24"/>
              </w:rPr>
              <w:t>12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6F01DD1" w14:textId="74781C6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6A419A7" w14:textId="42B1F69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5D03DE9" w14:textId="0D89FC4B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3E2FCA4" w14:textId="6789BFE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73F7357" w14:textId="409F4FA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9B8B151" w14:textId="699B9C5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177F713" w14:textId="333558D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90A3E6E" w14:textId="320BAADB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657B46F" w14:textId="3BC435A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6F99C47" w14:textId="759671D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C00000"/>
            <w:tcMar/>
            <w:vAlign w:val="bottom"/>
          </w:tcPr>
          <w:p w:rsidR="4FE27CD7" w:rsidP="4FE27CD7" w:rsidRDefault="4FE27CD7" w14:paraId="0C573847" w14:textId="35F89E9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C00000"/>
            <w:tcMar/>
            <w:vAlign w:val="bottom"/>
          </w:tcPr>
          <w:p w:rsidR="4FE27CD7" w:rsidP="4FE27CD7" w:rsidRDefault="4FE27CD7" w14:paraId="1B3C2E20" w14:textId="6E82847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C00000"/>
            <w:tcMar/>
            <w:vAlign w:val="bottom"/>
          </w:tcPr>
          <w:p w:rsidR="4FE27CD7" w:rsidP="4FE27CD7" w:rsidRDefault="4FE27CD7" w14:paraId="50674777" w14:textId="15DC8D0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C00000"/>
            <w:tcMar/>
            <w:vAlign w:val="bottom"/>
          </w:tcPr>
          <w:p w:rsidR="4FE27CD7" w:rsidP="4FE27CD7" w:rsidRDefault="4FE27CD7" w14:paraId="713C921E" w14:textId="2FA5825B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79BAA1C" w14:textId="4A18BA6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5419494" w14:textId="64E0AF8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7510CF9" w14:textId="1BA5ECC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D02527D" w14:textId="7EA9D75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61226C8" w14:textId="26EEE3DB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61CE7FE" w14:textId="7FCD221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D06E4BF" w14:textId="605CA43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B11D538" w14:textId="24A86077">
            <w:pPr>
              <w:pStyle w:val="Normal"/>
              <w:rPr>
                <w:sz w:val="24"/>
                <w:szCs w:val="24"/>
              </w:rPr>
            </w:pPr>
          </w:p>
        </w:tc>
      </w:tr>
      <w:tr w:rsidR="4FE27CD7" w:rsidTr="4B6D91C2" w14:paraId="76E9E876">
        <w:trPr>
          <w:trHeight w:val="300"/>
        </w:trPr>
        <w:tc>
          <w:tcPr>
            <w:tcW w:w="1061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8C70A52" w14:textId="70D982DE">
            <w:pPr>
              <w:pStyle w:val="Normal"/>
              <w:jc w:val="right"/>
              <w:rPr>
                <w:sz w:val="24"/>
                <w:szCs w:val="24"/>
              </w:rPr>
            </w:pPr>
            <w:r w:rsidRPr="4FE27CD7" w:rsidR="4FE27CD7">
              <w:rPr>
                <w:sz w:val="24"/>
                <w:szCs w:val="24"/>
              </w:rPr>
              <w:t>13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BB465C6" w14:textId="2A2E87A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81DA3E4" w14:textId="24C9752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5F89F0C" w14:textId="77EAE2F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5E91298" w14:textId="518D41C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7426C62" w14:textId="162729B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1C82850" w14:textId="36A3549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187DD87" w14:textId="712CF445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840071A" w14:textId="4580652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4525FE9" w14:textId="192B998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D2DCAA3" w14:textId="0957652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E7D9AD0" w14:textId="6D4786E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67F916A" w14:textId="35A8DCA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8810645" w14:textId="1DE86B7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04F8843" w14:textId="6C738EE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C00000"/>
            <w:tcMar/>
            <w:vAlign w:val="bottom"/>
          </w:tcPr>
          <w:p w:rsidR="4FE27CD7" w:rsidP="4FE27CD7" w:rsidRDefault="4FE27CD7" w14:paraId="74025366" w14:textId="606B0A7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BA0AEFE" w14:textId="6588602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D8FFF73" w14:textId="1A44D8B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FCEEB02" w14:textId="6612440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BE74EDB" w14:textId="71BDAD2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3B8BF68" w14:textId="0DDF970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C0EBA6E" w14:textId="64E49477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4E67732" w14:textId="2223B64B">
            <w:pPr>
              <w:pStyle w:val="Normal"/>
              <w:rPr>
                <w:sz w:val="24"/>
                <w:szCs w:val="24"/>
              </w:rPr>
            </w:pPr>
          </w:p>
        </w:tc>
      </w:tr>
      <w:tr w:rsidR="4FE27CD7" w:rsidTr="4B6D91C2" w14:paraId="4D082820">
        <w:trPr>
          <w:trHeight w:val="300"/>
        </w:trPr>
        <w:tc>
          <w:tcPr>
            <w:tcW w:w="1061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C4A75E4" w14:textId="4CAD4447">
            <w:pPr>
              <w:pStyle w:val="Normal"/>
              <w:jc w:val="right"/>
              <w:rPr>
                <w:sz w:val="24"/>
                <w:szCs w:val="24"/>
              </w:rPr>
            </w:pPr>
            <w:r w:rsidRPr="4FE27CD7" w:rsidR="4FE27CD7">
              <w:rPr>
                <w:sz w:val="24"/>
                <w:szCs w:val="24"/>
              </w:rPr>
              <w:t>14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CCE864D" w14:textId="1DB1AE7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6CF2C20" w14:textId="78C1E50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91E1E18" w14:textId="79BE406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65C0CED" w14:textId="6DC1A9D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CED0137" w14:textId="70EBE11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FE282DF" w14:textId="7276400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E3D83BE" w14:textId="2104F9B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2D28276" w14:textId="283B376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78D7A43" w14:textId="7312E78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54B020D" w14:textId="1A34B2D7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DF63E6C" w14:textId="0EBBBD85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B29EAF4" w14:textId="17633AF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B0C3A85" w14:textId="66FC7AC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F197ED0" w14:textId="3E93ABA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C00000"/>
            <w:tcMar/>
            <w:vAlign w:val="bottom"/>
          </w:tcPr>
          <w:p w:rsidR="4FE27CD7" w:rsidP="4FE27CD7" w:rsidRDefault="4FE27CD7" w14:paraId="289B67A3" w14:textId="1EF5881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C00000"/>
            <w:tcMar/>
            <w:vAlign w:val="bottom"/>
          </w:tcPr>
          <w:p w:rsidR="4FE27CD7" w:rsidP="4FE27CD7" w:rsidRDefault="4FE27CD7" w14:paraId="511B9DE5" w14:textId="675DC75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C00000"/>
            <w:tcMar/>
            <w:vAlign w:val="bottom"/>
          </w:tcPr>
          <w:p w:rsidR="4FE27CD7" w:rsidP="4FE27CD7" w:rsidRDefault="4FE27CD7" w14:paraId="1B239875" w14:textId="2D46751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C00000"/>
            <w:tcMar/>
            <w:vAlign w:val="bottom"/>
          </w:tcPr>
          <w:p w:rsidR="4FE27CD7" w:rsidP="4FE27CD7" w:rsidRDefault="4FE27CD7" w14:paraId="15403B6C" w14:textId="254C057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C00000"/>
            <w:tcMar/>
            <w:vAlign w:val="bottom"/>
          </w:tcPr>
          <w:p w:rsidR="4FE27CD7" w:rsidP="4FE27CD7" w:rsidRDefault="4FE27CD7" w14:paraId="2E0EB0C8" w14:textId="6A06EEC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C00000"/>
            <w:tcMar/>
            <w:vAlign w:val="bottom"/>
          </w:tcPr>
          <w:p w:rsidR="4FE27CD7" w:rsidP="4FE27CD7" w:rsidRDefault="4FE27CD7" w14:paraId="47ED5BEC" w14:textId="695B1DDB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C00000"/>
            <w:tcMar/>
            <w:vAlign w:val="bottom"/>
          </w:tcPr>
          <w:p w:rsidR="4FE27CD7" w:rsidP="4FE27CD7" w:rsidRDefault="4FE27CD7" w14:paraId="229F5B94" w14:textId="649C7E4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C00000"/>
            <w:tcMar/>
            <w:vAlign w:val="bottom"/>
          </w:tcPr>
          <w:p w:rsidR="4FE27CD7" w:rsidP="4FE27CD7" w:rsidRDefault="4FE27CD7" w14:paraId="5299A1DF" w14:textId="01EA8ED1">
            <w:pPr>
              <w:pStyle w:val="Normal"/>
              <w:rPr>
                <w:sz w:val="24"/>
                <w:szCs w:val="24"/>
              </w:rPr>
            </w:pPr>
          </w:p>
        </w:tc>
      </w:tr>
      <w:tr w:rsidR="4FE27CD7" w:rsidTr="4B6D91C2" w14:paraId="34896CC6">
        <w:trPr>
          <w:trHeight w:val="300"/>
        </w:trPr>
        <w:tc>
          <w:tcPr>
            <w:tcW w:w="1061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9A26D46" w14:textId="53FD398C">
            <w:pPr>
              <w:pStyle w:val="Normal"/>
              <w:jc w:val="right"/>
              <w:rPr>
                <w:sz w:val="24"/>
                <w:szCs w:val="24"/>
              </w:rPr>
            </w:pPr>
            <w:r w:rsidRPr="4FE27CD7" w:rsidR="4FE27CD7">
              <w:rPr>
                <w:sz w:val="24"/>
                <w:szCs w:val="24"/>
              </w:rPr>
              <w:t>15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6148524" w14:textId="595DC61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E0981BF" w14:textId="2F4E22A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CD42E6C" w14:textId="161FD7FB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549806B" w14:textId="2401DFC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529D83E" w14:textId="526F7107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E66A57E" w14:textId="49CA7A2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B815B8B" w14:textId="6CE3892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D2ADCD7" w14:textId="410B72F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E6D5487" w14:textId="19497C3B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5A73A38" w14:textId="72E2ACC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5C5B18F" w14:textId="2F3945C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E28690D" w14:textId="14C1962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1083D6B" w14:textId="3EE868F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DED8482" w14:textId="1036818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33102C8" w14:textId="409BB56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C00000"/>
            <w:tcMar/>
            <w:vAlign w:val="bottom"/>
          </w:tcPr>
          <w:p w:rsidR="4FE27CD7" w:rsidP="4FE27CD7" w:rsidRDefault="4FE27CD7" w14:paraId="4ACEBDA1" w14:textId="20BA8901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C00000"/>
            <w:tcMar/>
            <w:vAlign w:val="bottom"/>
          </w:tcPr>
          <w:p w:rsidR="4FE27CD7" w:rsidP="4FE27CD7" w:rsidRDefault="4FE27CD7" w14:paraId="40A52049" w14:textId="2241BB8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3FCBA65" w14:textId="5D4AF93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1EE1E5E" w14:textId="4D37ABB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75E5ED1" w14:textId="0A6B411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4B3E0E5" w14:textId="67569F7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905F0A9" w14:textId="7B382ED8">
            <w:pPr>
              <w:pStyle w:val="Normal"/>
              <w:rPr>
                <w:sz w:val="24"/>
                <w:szCs w:val="24"/>
              </w:rPr>
            </w:pPr>
          </w:p>
        </w:tc>
      </w:tr>
      <w:tr w:rsidR="4FE27CD7" w:rsidTr="4B6D91C2" w14:paraId="28470F41">
        <w:trPr>
          <w:trHeight w:val="300"/>
        </w:trPr>
        <w:tc>
          <w:tcPr>
            <w:tcW w:w="1061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1525B10" w14:textId="1DF27395">
            <w:pPr>
              <w:pStyle w:val="Normal"/>
              <w:jc w:val="right"/>
              <w:rPr>
                <w:sz w:val="24"/>
                <w:szCs w:val="24"/>
              </w:rPr>
            </w:pPr>
            <w:r w:rsidRPr="4FE27CD7" w:rsidR="4FE27CD7">
              <w:rPr>
                <w:sz w:val="24"/>
                <w:szCs w:val="24"/>
              </w:rPr>
              <w:t>16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A1E83DD" w14:textId="49FCEDB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2825082" w14:textId="4E11EF9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D58343E" w14:textId="38103C8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C568B05" w14:textId="7EF99FB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CCED7C4" w14:textId="605545E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BC5C7D9" w14:textId="4C71977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F2F4D7F" w14:textId="6742648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BC98768" w14:textId="042338D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D23959A" w14:textId="3B31628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9A90AB4" w14:textId="7309ECCB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9F75BD4" w14:textId="36665E3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0546F60" w14:textId="6B075C2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72E3400" w14:textId="6481FEA1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90F8646" w14:textId="122DC5B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4F6228" w:themeFill="accent3" w:themeFillShade="80"/>
            <w:tcMar/>
            <w:vAlign w:val="bottom"/>
          </w:tcPr>
          <w:p w:rsidR="4FE27CD7" w:rsidP="4FE27CD7" w:rsidRDefault="4FE27CD7" w14:paraId="4FBAE02E" w14:textId="0505597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4F6228" w:themeFill="accent3" w:themeFillShade="80"/>
            <w:tcMar/>
            <w:vAlign w:val="bottom"/>
          </w:tcPr>
          <w:p w:rsidR="4FE27CD7" w:rsidP="4FE27CD7" w:rsidRDefault="4FE27CD7" w14:paraId="10EC81C1" w14:textId="60270BE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4F6228" w:themeFill="accent3" w:themeFillShade="80"/>
            <w:tcMar/>
            <w:vAlign w:val="bottom"/>
          </w:tcPr>
          <w:p w:rsidR="4FE27CD7" w:rsidP="4FE27CD7" w:rsidRDefault="4FE27CD7" w14:paraId="13C6FB2A" w14:textId="74D607E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4F6228" w:themeFill="accent3" w:themeFillShade="80"/>
            <w:tcMar/>
            <w:vAlign w:val="bottom"/>
          </w:tcPr>
          <w:p w:rsidR="4FE27CD7" w:rsidP="4FE27CD7" w:rsidRDefault="4FE27CD7" w14:paraId="75B6AD3D" w14:textId="5E748BF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FD1A213" w14:textId="3A2D5AD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29554B8" w14:textId="4D772FC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B030B75" w14:textId="5EAEF77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C1E10E5" w14:textId="3CFBE645">
            <w:pPr>
              <w:pStyle w:val="Normal"/>
              <w:rPr>
                <w:sz w:val="24"/>
                <w:szCs w:val="24"/>
              </w:rPr>
            </w:pPr>
          </w:p>
        </w:tc>
      </w:tr>
      <w:tr w:rsidR="4FE27CD7" w:rsidTr="4B6D91C2" w14:paraId="6F93A299">
        <w:trPr>
          <w:trHeight w:val="300"/>
        </w:trPr>
        <w:tc>
          <w:tcPr>
            <w:tcW w:w="1061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81B4E85" w14:textId="56AA4997">
            <w:pPr>
              <w:pStyle w:val="Normal"/>
              <w:jc w:val="right"/>
              <w:rPr>
                <w:sz w:val="24"/>
                <w:szCs w:val="24"/>
              </w:rPr>
            </w:pPr>
            <w:r w:rsidRPr="4FE27CD7" w:rsidR="4FE27CD7">
              <w:rPr>
                <w:sz w:val="24"/>
                <w:szCs w:val="24"/>
              </w:rPr>
              <w:t>17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708D2DE" w14:textId="170EFF71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1C5403E" w14:textId="70E6022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753F65C" w14:textId="466586B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149B5D2" w14:textId="6F2E4047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2C3B38C" w14:textId="781A8A9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A255090" w14:textId="4236C9A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24F0F09" w14:textId="1A1C623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92D6281" w14:textId="6868503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9943BCD" w14:textId="3E99B92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24EFFB8" w14:textId="41CD15E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50F0957" w14:textId="52AD5AF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43F2F4E" w14:textId="61D5B9F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6079162" w14:textId="133F6C8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9C368C3" w14:textId="6E2D22C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2ECFE39" w14:textId="34E32B15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C4A435C" w14:textId="401DE30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43F9618" w14:textId="349AE68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3CCDA20A" w14:textId="77C99D5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4F6228" w:themeFill="accent3" w:themeFillShade="80"/>
            <w:tcMar/>
            <w:vAlign w:val="bottom"/>
          </w:tcPr>
          <w:p w:rsidR="4FE27CD7" w:rsidP="4FE27CD7" w:rsidRDefault="4FE27CD7" w14:paraId="5FE9796E" w14:textId="5F960C4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424381F" w14:textId="3B477B25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656408D" w14:textId="266E51B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CE964AC" w14:textId="02B19405">
            <w:pPr>
              <w:pStyle w:val="Normal"/>
              <w:rPr>
                <w:sz w:val="24"/>
                <w:szCs w:val="24"/>
              </w:rPr>
            </w:pPr>
          </w:p>
        </w:tc>
      </w:tr>
      <w:tr w:rsidR="4FE27CD7" w:rsidTr="4B6D91C2" w14:paraId="580141DC">
        <w:trPr>
          <w:trHeight w:val="300"/>
        </w:trPr>
        <w:tc>
          <w:tcPr>
            <w:tcW w:w="1061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A78415D" w14:textId="4BB5CABE">
            <w:pPr>
              <w:pStyle w:val="Normal"/>
              <w:jc w:val="right"/>
              <w:rPr>
                <w:sz w:val="24"/>
                <w:szCs w:val="24"/>
              </w:rPr>
            </w:pPr>
            <w:r w:rsidRPr="4FE27CD7" w:rsidR="4FE27CD7">
              <w:rPr>
                <w:sz w:val="24"/>
                <w:szCs w:val="24"/>
              </w:rPr>
              <w:t>18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BE62624" w14:textId="6B31C98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1A9BD5A" w14:textId="07210D0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F884CE1" w14:textId="0907943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B27F1B1" w14:textId="286AA9E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DF1FB67" w14:textId="4E50595B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7C96ACA" w14:textId="5F51D1C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2BEAA26" w14:textId="7E37078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4F100CC" w14:textId="19EFD67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C65D807" w14:textId="4FAD4B41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741030C" w14:textId="745717C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8CA4154" w14:textId="743A7A7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215868" w:themeFill="accent5" w:themeFillShade="80"/>
            <w:tcMar/>
            <w:vAlign w:val="bottom"/>
          </w:tcPr>
          <w:p w:rsidR="4FE27CD7" w:rsidP="4FE27CD7" w:rsidRDefault="4FE27CD7" w14:paraId="4F92C242" w14:textId="3EFB375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215868" w:themeFill="accent5" w:themeFillShade="80"/>
            <w:tcMar/>
            <w:vAlign w:val="bottom"/>
          </w:tcPr>
          <w:p w:rsidR="4FE27CD7" w:rsidP="4FE27CD7" w:rsidRDefault="4FE27CD7" w14:paraId="1C83B979" w14:textId="35A999A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215868" w:themeFill="accent5" w:themeFillShade="80"/>
            <w:tcMar/>
            <w:vAlign w:val="bottom"/>
          </w:tcPr>
          <w:p w:rsidR="4FE27CD7" w:rsidP="4FE27CD7" w:rsidRDefault="4FE27CD7" w14:paraId="492BA8B3" w14:textId="007B685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215868" w:themeFill="accent5" w:themeFillShade="80"/>
            <w:tcMar/>
            <w:vAlign w:val="bottom"/>
          </w:tcPr>
          <w:p w:rsidR="4FE27CD7" w:rsidP="4FE27CD7" w:rsidRDefault="4FE27CD7" w14:paraId="1E546267" w14:textId="6F5A412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215868" w:themeFill="accent5" w:themeFillShade="80"/>
            <w:tcMar/>
            <w:vAlign w:val="bottom"/>
          </w:tcPr>
          <w:p w:rsidR="4FE27CD7" w:rsidP="4FE27CD7" w:rsidRDefault="4FE27CD7" w14:paraId="693B3766" w14:textId="77D4A99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215868" w:themeFill="accent5" w:themeFillShade="80"/>
            <w:tcMar/>
            <w:vAlign w:val="bottom"/>
          </w:tcPr>
          <w:p w:rsidR="4FE27CD7" w:rsidP="4FE27CD7" w:rsidRDefault="4FE27CD7" w14:paraId="64B86739" w14:textId="0550E94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215868" w:themeFill="accent5" w:themeFillShade="80"/>
            <w:tcMar/>
            <w:vAlign w:val="bottom"/>
          </w:tcPr>
          <w:p w:rsidR="4FE27CD7" w:rsidP="4FE27CD7" w:rsidRDefault="4FE27CD7" w14:paraId="6E3DD2A8" w14:textId="5A34252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215868" w:themeFill="accent5" w:themeFillShade="80"/>
            <w:tcMar/>
            <w:vAlign w:val="bottom"/>
          </w:tcPr>
          <w:p w:rsidR="4FE27CD7" w:rsidP="4FE27CD7" w:rsidRDefault="4FE27CD7" w14:paraId="2DA303E9" w14:textId="22F6C135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F39E5B2" w14:textId="3A53D9F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0109FE2" w14:textId="4D6BAE0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41F1DFE" w14:textId="1F103198">
            <w:pPr>
              <w:pStyle w:val="Normal"/>
              <w:rPr>
                <w:sz w:val="24"/>
                <w:szCs w:val="24"/>
              </w:rPr>
            </w:pPr>
          </w:p>
        </w:tc>
      </w:tr>
      <w:tr w:rsidR="4FE27CD7" w:rsidTr="4B6D91C2" w14:paraId="766F9D7B">
        <w:trPr>
          <w:trHeight w:val="300"/>
        </w:trPr>
        <w:tc>
          <w:tcPr>
            <w:tcW w:w="1061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CCC1CA3" w14:textId="1AB0D87F">
            <w:pPr>
              <w:pStyle w:val="Normal"/>
              <w:jc w:val="right"/>
              <w:rPr>
                <w:sz w:val="24"/>
                <w:szCs w:val="24"/>
              </w:rPr>
            </w:pPr>
            <w:r w:rsidRPr="4FE27CD7" w:rsidR="4FE27CD7">
              <w:rPr>
                <w:sz w:val="24"/>
                <w:szCs w:val="24"/>
              </w:rPr>
              <w:t>19</w:t>
            </w: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A7BF437" w14:textId="56F6449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50D2950" w14:textId="0D3D6AE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5577044D" w14:textId="637D18C7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25BA810" w14:textId="38FCEA7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C9B8872" w14:textId="0D4DD14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EAC3343" w14:textId="05C564E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E4548B7" w14:textId="6084758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1D358CF" w14:textId="2FF4CFD5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969DD70" w14:textId="474B07D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280D38AB" w14:textId="40658C99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4BE8B36" w14:textId="17501CD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66C4730E" w14:textId="2118DAA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787EC38B" w14:textId="51D96F34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006E93B8" w14:textId="675BD90B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6181FFE" w14:textId="1B80BA4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D5CE86B" w14:textId="7C24BE03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A4B3BCA" w14:textId="5406D707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193276EF" w14:textId="775A700F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  <w:vAlign w:val="bottom"/>
          </w:tcPr>
          <w:p w:rsidR="4FE27CD7" w:rsidP="4FE27CD7" w:rsidRDefault="4FE27CD7" w14:paraId="4B08178F" w14:textId="042CD91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215868" w:themeFill="accent5" w:themeFillShade="80"/>
            <w:tcMar/>
            <w:vAlign w:val="bottom"/>
          </w:tcPr>
          <w:p w:rsidR="4FE27CD7" w:rsidP="4FE27CD7" w:rsidRDefault="4FE27CD7" w14:paraId="560FF2F2" w14:textId="4D9EC02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215868" w:themeFill="accent5" w:themeFillShade="80"/>
            <w:tcMar/>
            <w:vAlign w:val="bottom"/>
          </w:tcPr>
          <w:p w:rsidR="4FE27CD7" w:rsidP="4FE27CD7" w:rsidRDefault="4FE27CD7" w14:paraId="628BF51A" w14:textId="486CD9DC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215868" w:themeFill="accent5" w:themeFillShade="80"/>
            <w:tcMar/>
            <w:vAlign w:val="bottom"/>
          </w:tcPr>
          <w:p w:rsidR="4FE27CD7" w:rsidP="4FE27CD7" w:rsidRDefault="4FE27CD7" w14:paraId="6D183CE5" w14:textId="30FC09A1">
            <w:pPr>
              <w:pStyle w:val="Normal"/>
              <w:rPr>
                <w:sz w:val="24"/>
                <w:szCs w:val="24"/>
              </w:rPr>
            </w:pPr>
          </w:p>
        </w:tc>
      </w:tr>
    </w:tbl>
    <w:p xmlns:wp14="http://schemas.microsoft.com/office/word/2010/wordml" w:rsidR="00C70064" w:rsidP="009B154A" w:rsidRDefault="00C70064" w14:paraId="07459315" wp14:textId="11B2519D">
      <w:pPr>
        <w:pStyle w:val="Heading2"/>
      </w:pPr>
    </w:p>
    <w:p w:rsidR="2E0EF67B" w:rsidP="2E0EF67B" w:rsidRDefault="2E0EF67B" w14:paraId="01B05003" w14:textId="15F00262">
      <w:pPr>
        <w:pStyle w:val="Normal"/>
      </w:pPr>
    </w:p>
    <w:p w:rsidR="2E0EF67B" w:rsidP="2E0EF67B" w:rsidRDefault="2E0EF67B" w14:paraId="6E5B9AFE" w14:textId="1DC68DFB">
      <w:pPr>
        <w:pStyle w:val="Normal"/>
      </w:pPr>
    </w:p>
    <w:p w:rsidR="2E0EF67B" w:rsidP="2E0EF67B" w:rsidRDefault="2E0EF67B" w14:paraId="078A7CB9" w14:textId="5A844CF4">
      <w:pPr>
        <w:pStyle w:val="Normal"/>
      </w:pPr>
    </w:p>
    <w:p w:rsidR="2E0EF67B" w:rsidP="2E0EF67B" w:rsidRDefault="2E0EF67B" w14:paraId="3640DFF1" w14:textId="7E27D017">
      <w:pPr>
        <w:pStyle w:val="Normal"/>
      </w:pPr>
    </w:p>
    <w:p w:rsidR="5366FF4E" w:rsidP="4FE27CD7" w:rsidRDefault="5366FF4E" w14:paraId="5A01FD47" w14:textId="1FE60853">
      <w:pPr>
        <w:pStyle w:val="Heading2"/>
        <w:ind w:left="0"/>
      </w:pPr>
      <w:bookmarkStart w:name="_Toc496461931" w:id="1"/>
      <w:bookmarkStart w:name="_Toc514671127" w:id="2"/>
      <w:bookmarkStart w:name="_Toc27101850" w:id="3"/>
      <w:r w:rsidR="56D8D847">
        <w:rPr/>
        <w:t xml:space="preserve">4. </w:t>
      </w:r>
      <w:r w:rsidR="00C70064">
        <w:rPr/>
        <w:t>Diagrama de casos de u</w:t>
      </w:r>
      <w:r w:rsidR="00C70064">
        <w:rPr/>
        <w:t>so</w:t>
      </w:r>
      <w:bookmarkEnd w:id="1"/>
      <w:bookmarkEnd w:id="2"/>
      <w:bookmarkEnd w:id="3"/>
      <w:commentRangeStart w:id="898228139"/>
      <w:commentRangeEnd w:id="898228139"/>
      <w:r>
        <w:rPr>
          <w:rStyle w:val="CommentReference"/>
        </w:rPr>
        <w:commentReference w:id="898228139"/>
      </w:r>
      <w:commentRangeStart w:id="139950559"/>
      <w:commentRangeEnd w:id="139950559"/>
      <w:r>
        <w:rPr>
          <w:rStyle w:val="CommentReference"/>
        </w:rPr>
        <w:commentReference w:id="139950559"/>
      </w:r>
      <w:commentRangeStart w:id="1751581429"/>
      <w:commentRangeEnd w:id="1751581429"/>
      <w:r>
        <w:rPr>
          <w:rStyle w:val="CommentReference"/>
        </w:rPr>
        <w:commentReference w:id="1751581429"/>
      </w:r>
      <w:commentRangeStart w:id="1303201031"/>
      <w:commentRangeEnd w:id="1303201031"/>
      <w:r>
        <w:rPr>
          <w:rStyle w:val="CommentReference"/>
        </w:rPr>
        <w:commentReference w:id="1303201031"/>
      </w:r>
    </w:p>
    <w:p w:rsidR="4FE27CD7" w:rsidP="4FE27CD7" w:rsidRDefault="4FE27CD7" w14:paraId="49121919" w14:textId="01B4196A">
      <w:pPr>
        <w:pStyle w:val="Normal"/>
      </w:pPr>
    </w:p>
    <w:p w:rsidR="4FE27CD7" w:rsidP="4FE27CD7" w:rsidRDefault="4FE27CD7" w14:paraId="1317611C" w14:textId="1B7E8613">
      <w:pPr>
        <w:pStyle w:val="Normal"/>
      </w:pPr>
    </w:p>
    <w:p w:rsidR="095EEAA6" w:rsidP="4FE27CD7" w:rsidRDefault="095EEAA6" w14:paraId="47BAED68" w14:textId="0695CB2F">
      <w:pPr>
        <w:pStyle w:val="Normal"/>
      </w:pPr>
      <w:r w:rsidR="509AFC74">
        <w:drawing>
          <wp:inline wp14:editId="1D6F1777" wp14:anchorId="23C430FC">
            <wp:extent cx="4438650" cy="4572000"/>
            <wp:effectExtent l="0" t="0" r="0" b="0"/>
            <wp:docPr id="581538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9c95e327e643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38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6D91C2" w:rsidP="4B6D91C2" w:rsidRDefault="4B6D91C2" w14:paraId="32F622C2" w14:textId="065197F6">
      <w:pPr>
        <w:pStyle w:val="Heading2"/>
      </w:pPr>
    </w:p>
    <w:p xmlns:wp14="http://schemas.microsoft.com/office/word/2010/wordml" w:rsidR="00C70064" w:rsidP="4B6D91C2" w:rsidRDefault="00C70064" w14:paraId="1DFFB9FA" wp14:textId="2D21EAFF">
      <w:pPr>
        <w:pStyle w:val="Heading2"/>
        <w:ind/>
      </w:pPr>
      <w:r w:rsidR="20ACD2E2">
        <w:rPr/>
        <w:t xml:space="preserve">5. </w:t>
      </w:r>
      <w:r w:rsidR="00C70064">
        <w:rPr/>
        <w:t xml:space="preserve">Diagrama lógico do </w:t>
      </w:r>
      <w:r w:rsidR="4B026A32">
        <w:rPr/>
        <w:t>banco de dados</w:t>
      </w:r>
      <w:commentRangeStart w:id="2042285563"/>
      <w:commentRangeEnd w:id="2042285563"/>
      <w:r>
        <w:rPr>
          <w:rStyle w:val="CommentReference"/>
        </w:rPr>
        <w:commentReference w:id="2042285563"/>
      </w:r>
      <w:commentRangeStart w:id="1736045405"/>
      <w:commentRangeEnd w:id="1736045405"/>
      <w:r>
        <w:rPr>
          <w:rStyle w:val="CommentReference"/>
        </w:rPr>
        <w:commentReference w:id="1736045405"/>
      </w:r>
      <w:commentRangeStart w:id="2016296521"/>
      <w:commentRangeEnd w:id="2016296521"/>
      <w:r>
        <w:rPr>
          <w:rStyle w:val="CommentReference"/>
        </w:rPr>
        <w:commentReference w:id="2016296521"/>
      </w:r>
      <w:commentRangeStart w:id="545900065"/>
      <w:commentRangeEnd w:id="545900065"/>
      <w:r>
        <w:rPr>
          <w:rStyle w:val="CommentReference"/>
        </w:rPr>
        <w:commentReference w:id="545900065"/>
      </w:r>
    </w:p>
    <w:p w:rsidR="3932C4CE" w:rsidP="3932C4CE" w:rsidRDefault="3932C4CE" w14:paraId="79E51775" w14:textId="354BE8E5">
      <w:pPr>
        <w:pStyle w:val="Normal"/>
      </w:pPr>
    </w:p>
    <w:p w:rsidR="7D9B452D" w:rsidP="3932C4CE" w:rsidRDefault="7D9B452D" w14:paraId="2FF05789" w14:textId="5C8E1F79">
      <w:pPr>
        <w:pStyle w:val="Normal"/>
        <w:spacing w:after="240"/>
        <w:jc w:val="both"/>
      </w:pPr>
      <w:r w:rsidR="06846144">
        <w:drawing>
          <wp:inline wp14:editId="27A47FED" wp14:anchorId="6C7E07F5">
            <wp:extent cx="3619500" cy="4572000"/>
            <wp:effectExtent l="0" t="0" r="0" b="0"/>
            <wp:docPr id="1744117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e6e092d2b940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19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70064" w:rsidP="4FE27CD7" w:rsidRDefault="00C70064" w14:paraId="6CA5B4B7" wp14:textId="09A0F61A">
      <w:pPr>
        <w:pStyle w:val="Heading2"/>
        <w:ind w:left="0"/>
        <w:rPr>
          <w:rFonts w:ascii="Arial" w:hAnsi="Arial" w:eastAsia="Arial" w:cs="Arial"/>
          <w:b w:val="1"/>
          <w:bCs w:val="1"/>
          <w:sz w:val="28"/>
          <w:szCs w:val="28"/>
        </w:rPr>
      </w:pPr>
      <w:r w:rsidR="5AF26077">
        <w:rPr/>
        <w:t xml:space="preserve">6. </w:t>
      </w:r>
      <w:r w:rsidR="00C70064">
        <w:rPr/>
        <w:t xml:space="preserve">Protótipo das </w:t>
      </w:r>
      <w:r w:rsidRPr="2E0EF67B" w:rsidR="00C70064">
        <w:rPr>
          <w:i w:val="1"/>
          <w:iCs w:val="1"/>
        </w:rPr>
        <w:t>Interfaces</w:t>
      </w:r>
      <w:r w:rsidRPr="2E0EF67B" w:rsidR="1FBE5BF8">
        <w:rPr>
          <w:i w:val="1"/>
          <w:iCs w:val="1"/>
        </w:rPr>
        <w:t xml:space="preserve"> </w:t>
      </w:r>
      <w:commentRangeStart w:id="199709895"/>
      <w:commentRangeEnd w:id="199709895"/>
      <w:r>
        <w:rPr>
          <w:rStyle w:val="CommentReference"/>
        </w:rPr>
        <w:commentReference w:id="199709895"/>
      </w:r>
      <w:commentRangeStart w:id="828418247"/>
      <w:commentRangeEnd w:id="828418247"/>
      <w:r>
        <w:rPr>
          <w:rStyle w:val="CommentReference"/>
        </w:rPr>
        <w:commentReference w:id="828418247"/>
      </w:r>
    </w:p>
    <w:p w:rsidR="2E0EF67B" w:rsidP="2E0EF67B" w:rsidRDefault="2E0EF67B" w14:paraId="5283BA5E" w14:textId="10A20F78">
      <w:pPr>
        <w:pStyle w:val="Tabelareduzida"/>
        <w:spacing w:line="259" w:lineRule="auto"/>
        <w:ind w:left="360"/>
        <w:jc w:val="left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</w:p>
    <w:p w:rsidR="7610D48D" w:rsidP="2E0EF67B" w:rsidRDefault="7610D48D" w14:paraId="0B63E177" w14:textId="70D51DD6">
      <w:pPr>
        <w:pStyle w:val="Tabelareduzida"/>
        <w:numPr>
          <w:ilvl w:val="0"/>
          <w:numId w:val="19"/>
        </w:numPr>
        <w:spacing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</w:pPr>
      <w:r w:rsidRPr="2E0EF67B" w:rsidR="7610D48D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Cria</w:t>
      </w:r>
      <w:r w:rsidRPr="2E0EF67B" w:rsidR="22D6B11A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ção</w:t>
      </w:r>
      <w:r w:rsidRPr="2E0EF67B" w:rsidR="7610D48D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</w:t>
      </w:r>
      <w:proofErr w:type="gramStart"/>
      <w:r w:rsidRPr="2E0EF67B" w:rsidR="7610D48D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conta</w:t>
      </w:r>
      <w:r w:rsidRPr="2E0EF67B" w:rsidR="5EA374F8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(</w:t>
      </w:r>
      <w:proofErr w:type="gramEnd"/>
      <w:r w:rsidRPr="2E0EF67B" w:rsidR="5EA374F8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HTML)</w:t>
      </w:r>
    </w:p>
    <w:p w:rsidR="7610D48D" w:rsidP="2E0EF67B" w:rsidRDefault="7610D48D" w14:paraId="6D369070" w14:textId="31C672B0">
      <w:pPr>
        <w:pStyle w:val="Tabelareduzida"/>
        <w:spacing w:line="259" w:lineRule="auto"/>
        <w:ind w:left="360"/>
        <w:jc w:val="left"/>
        <w:rPr>
          <w:ins w:author="NICHOLAS GABRIEL ROCHA FERREIRA" w:date="2020-11-06T10:28:35Z" w:id="1968368846"/>
        </w:rPr>
      </w:pPr>
    </w:p>
    <w:p w:rsidR="75779DE1" w:rsidP="0CEDD937" w:rsidRDefault="75779DE1" w14:paraId="0410F606" w14:textId="10389736">
      <w:pPr>
        <w:pStyle w:val="Tabelareduzida"/>
        <w:spacing w:line="259" w:lineRule="auto"/>
        <w:ind w:left="360"/>
        <w:jc w:val="left"/>
      </w:pPr>
      <w:ins w:author="NICHOLAS GABRIEL ROCHA FERREIRA" w:date="2020-11-06T10:28:45Z" w:id="1063346716">
        <w:r w:rsidR="75779DE1">
          <w:drawing>
            <wp:inline wp14:editId="66056B41" wp14:anchorId="59144766">
              <wp:extent cx="4572000" cy="2495550"/>
              <wp:effectExtent l="0" t="0" r="0" b="0"/>
              <wp:docPr id="2037215826" name="" title="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"/>
                      <pic:cNvPicPr/>
                    </pic:nvPicPr>
                    <pic:blipFill>
                      <a:blip r:embed="Rba4b55a128d9474c">
                        <a:extLst xmlns:a="http://schemas.openxmlformats.org/drawingml/2006/main">
                          <a:ext xmlns:a="http://schemas.openxmlformats.org/drawingml/2006/main"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rot="0" flipH="0" flipV="0">
                        <a:off x="0" y="0"/>
                        <a:ext cx="4572000" cy="2495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2E0EF67B" w:rsidP="2E0EF67B" w:rsidRDefault="2E0EF67B" w14:paraId="3DBC2139" w14:textId="74DECC21">
      <w:pPr>
        <w:pStyle w:val="Tabelareduzida"/>
        <w:spacing w:line="259" w:lineRule="auto"/>
        <w:ind w:left="360"/>
        <w:jc w:val="left"/>
        <w:rPr>
          <w:rFonts w:ascii="Arial" w:hAnsi="Arial" w:cs="Arial"/>
          <w:sz w:val="24"/>
          <w:szCs w:val="24"/>
        </w:rPr>
      </w:pPr>
    </w:p>
    <w:p w:rsidR="7C6278F7" w:rsidP="2E0EF67B" w:rsidRDefault="7C6278F7" w14:paraId="5C03D4D9" w14:textId="18625F1D">
      <w:pPr>
        <w:pStyle w:val="Tabelareduzida"/>
        <w:numPr>
          <w:ilvl w:val="0"/>
          <w:numId w:val="19"/>
        </w:numPr>
        <w:spacing w:line="259" w:lineRule="auto"/>
        <w:jc w:val="left"/>
        <w:rPr>
          <w:i w:val="0"/>
          <w:iCs w:val="0"/>
          <w:sz w:val="24"/>
          <w:szCs w:val="24"/>
        </w:rPr>
      </w:pPr>
      <w:proofErr w:type="gramStart"/>
      <w:r w:rsidRPr="2E0EF67B" w:rsidR="7C6278F7">
        <w:rPr>
          <w:rFonts w:ascii="Arial" w:hAnsi="Arial" w:cs="Arial"/>
          <w:sz w:val="24"/>
          <w:szCs w:val="24"/>
        </w:rPr>
        <w:t>Login</w:t>
      </w:r>
      <w:r w:rsidRPr="2E0EF67B" w:rsidR="701759C3">
        <w:rPr>
          <w:rFonts w:ascii="Arial" w:hAnsi="Arial" w:cs="Arial"/>
          <w:sz w:val="24"/>
          <w:szCs w:val="24"/>
        </w:rPr>
        <w:t>(</w:t>
      </w:r>
      <w:proofErr w:type="gramEnd"/>
      <w:r w:rsidRPr="2E0EF67B" w:rsidR="701759C3">
        <w:rPr>
          <w:rFonts w:ascii="Arial" w:hAnsi="Arial" w:cs="Arial"/>
          <w:sz w:val="24"/>
          <w:szCs w:val="24"/>
        </w:rPr>
        <w:t>HTML)</w:t>
      </w:r>
    </w:p>
    <w:p w:rsidR="7C6278F7" w:rsidP="2E0EF67B" w:rsidRDefault="7C6278F7" w14:paraId="325B5D1F" w14:textId="7567E9A6">
      <w:pPr>
        <w:pStyle w:val="Tabelareduzida"/>
        <w:spacing w:line="259" w:lineRule="auto"/>
        <w:ind w:left="360"/>
        <w:jc w:val="left"/>
        <w:rPr>
          <w:rFonts w:ascii="Arial" w:hAnsi="Arial" w:cs="Arial"/>
          <w:sz w:val="24"/>
          <w:szCs w:val="24"/>
        </w:rPr>
      </w:pPr>
      <w:ins w:author="NICHOLAS GABRIEL ROCHA FERREIRA" w:date="2020-11-06T10:29:02Z" w:id="655734015">
        <w:r w:rsidR="34354BDB">
          <w:drawing>
            <wp:inline wp14:editId="7C8D31E2" wp14:anchorId="5E947C95">
              <wp:extent cx="4572000" cy="2505075"/>
              <wp:effectExtent l="0" t="0" r="0" b="0"/>
              <wp:docPr id="1065857155" name="" title="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"/>
                      <pic:cNvPicPr/>
                    </pic:nvPicPr>
                    <pic:blipFill>
                      <a:blip r:embed="R3779562eff8e4c30">
                        <a:extLst xmlns:a="http://schemas.openxmlformats.org/drawingml/2006/main">
                          <a:ext xmlns:a="http://schemas.openxmlformats.org/drawingml/2006/main"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rot="0" flipH="0" flipV="0">
                        <a:off x="0" y="0"/>
                        <a:ext cx="4572000" cy="2505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4FE27CD7" w:rsidP="4FE27CD7" w:rsidRDefault="4FE27CD7" w14:paraId="64534226" w14:textId="689A3902">
      <w:pPr>
        <w:pStyle w:val="Normal"/>
        <w:rPr>
          <w:del w:author="NICHOLAS GABRIEL ROCHA FERREIRA" w:date="2020-11-06T10:30:09.538Z" w:id="1333293836"/>
        </w:rPr>
      </w:pPr>
    </w:p>
    <w:p w:rsidR="583C7551" w:rsidP="0CEDD937" w:rsidRDefault="583C7551" w14:paraId="2DA307EC" w14:textId="339B4465">
      <w:pPr>
        <w:pStyle w:val="Tabelareduzida"/>
        <w:numPr>
          <w:ilvl w:val="0"/>
          <w:numId w:val="19"/>
        </w:numPr>
        <w:spacing w:line="259" w:lineRule="auto"/>
        <w:jc w:val="left"/>
        <w:rPr>
          <w:del w:author="NICHOLAS GABRIEL ROCHA FERREIRA" w:date="2020-11-06T10:30:09.524Z" w:id="289867548"/>
          <w:rFonts w:ascii="Arial" w:hAnsi="Arial" w:eastAsia="Arial" w:cs="Arial"/>
          <w:i w:val="0"/>
          <w:iCs w:val="0"/>
          <w:sz w:val="24"/>
          <w:szCs w:val="24"/>
        </w:rPr>
      </w:pPr>
      <w:del w:author="NICHOLAS GABRIEL ROCHA FERREIRA" w:date="2020-11-06T10:30:09.537Z" w:id="1818668768">
        <w:r w:rsidRPr="0CEDD937" w:rsidDel="583C7551">
          <w:rPr>
            <w:rFonts w:ascii="Arial" w:hAnsi="Arial" w:cs="Arial"/>
            <w:sz w:val="24"/>
            <w:szCs w:val="24"/>
          </w:rPr>
          <w:delText>Visualizar dados/Alter</w:delText>
        </w:r>
        <w:r w:rsidRPr="0CEDD937" w:rsidDel="583C7551">
          <w:rPr>
            <w:rFonts w:ascii="Arial" w:hAnsi="Arial" w:cs="Arial"/>
            <w:sz w:val="24"/>
            <w:szCs w:val="24"/>
          </w:rPr>
          <w:delText xml:space="preserve">ar dados/ Deletar </w:delText>
        </w:r>
        <w:r w:rsidRPr="0CEDD937" w:rsidDel="583C7551">
          <w:rPr>
            <w:rFonts w:ascii="Arial" w:hAnsi="Arial" w:cs="Arial"/>
            <w:sz w:val="24"/>
            <w:szCs w:val="24"/>
          </w:rPr>
          <w:delText>conta</w:delText>
        </w:r>
        <w:r w:rsidRPr="0CEDD937" w:rsidDel="04A5A76D">
          <w:rPr>
            <w:rFonts w:ascii="Arial" w:hAnsi="Arial" w:cs="Arial"/>
            <w:sz w:val="24"/>
            <w:szCs w:val="24"/>
          </w:rPr>
          <w:delText>(</w:delText>
        </w:r>
        <w:r w:rsidRPr="0CEDD937" w:rsidDel="04A5A76D">
          <w:rPr>
            <w:rFonts w:ascii="Arial" w:hAnsi="Arial" w:cs="Arial"/>
            <w:sz w:val="24"/>
            <w:szCs w:val="24"/>
          </w:rPr>
          <w:delText>UXPIN)</w:delText>
        </w:r>
      </w:del>
    </w:p>
    <w:p w:rsidR="583C7551" w:rsidP="2E0EF67B" w:rsidRDefault="583C7551" w14:paraId="3BA9D3D5" w14:textId="15DB72CC">
      <w:pPr>
        <w:pStyle w:val="Tabelareduzida"/>
        <w:spacing w:line="259" w:lineRule="auto"/>
        <w:ind w:left="360"/>
        <w:jc w:val="left"/>
        <w:rPr>
          <w:ins w:author="NICHOLAS GABRIEL ROCHA FERREIRA" w:date="2020-11-06T10:30:12Z" w:id="903627757"/>
        </w:rPr>
      </w:pPr>
      <w:ins w:author="NICHOLAS GABRIEL ROCHA FERREIRA" w:date="2020-11-06T10:29:18Z" w:id="373222303">
        <w:r>
          <w:fldChar w:fldCharType="begin"/>
        </w:r>
        <w:r>
          <w:instrText xml:space="preserve">HYPERLINK "file:///\\\\\\\" </w:instrText>
        </w:r>
        <w:r>
          <w:fldChar w:fldCharType="separate"/>
        </w:r>
      </w:ins>
      <w:r w:rsidRPr="75437D6B" w:rsidR="681A1CF1">
        <w:rPr>
          <w:rStyle w:val="Hyperlink"/>
        </w:rPr>
        <w:t>\\\\\\\</w:t>
      </w:r>
      <w:ins w:author="NICHOLAS GABRIEL ROCHA FERREIRA" w:date="2020-11-06T10:29:18Z" w:id="532184462">
        <w:r>
          <w:fldChar w:fldCharType="end"/>
        </w:r>
      </w:ins>
    </w:p>
    <w:p w:rsidR="413C9BBD" w:rsidP="0CEDD937" w:rsidRDefault="413C9BBD" w14:paraId="3B0226A7" w14:textId="05760276">
      <w:pPr>
        <w:pStyle w:val="Tabelareduzida"/>
        <w:numPr>
          <w:ilvl w:val="0"/>
          <w:numId w:val="19"/>
        </w:numPr>
        <w:spacing w:line="259" w:lineRule="auto"/>
        <w:jc w:val="left"/>
        <w:rPr>
          <w:ins w:author="NICHOLAS GABRIEL ROCHA FERREIRA" w:date="2020-11-06T10:31:15.771Z" w:id="209047312"/>
          <w:rStyle w:val="Hyperlink"/>
          <w:rFonts w:ascii="Arial Narrow" w:hAnsi="Arial Narrow" w:eastAsia="Arial Narrow" w:cs="Arial Narrow"/>
          <w:i w:val="0"/>
          <w:iCs w:val="0"/>
          <w:color w:val="000080"/>
          <w:sz w:val="24"/>
          <w:szCs w:val="24"/>
        </w:rPr>
        <w:pPrChange w:author="NICHOLAS GABRIEL ROCHA FERREIRA" w:date="2020-11-06T10:30:17.593Z">
          <w:pPr>
            <w:pStyle w:val="Tabelareduzida"/>
            <w:spacing w:line="259" w:lineRule="auto"/>
            <w:ind w:left="360"/>
            <w:jc w:val="left"/>
          </w:pPr>
        </w:pPrChange>
      </w:pPr>
      <w:ins w:author="NICHOLAS GABRIEL ROCHA FERREIRA" w:date="2020-11-06T10:30:27.457Z" w:id="945531443">
        <w:r w:rsidRPr="0CEDD937" w:rsidR="413C9BBD">
          <w:rPr>
            <w:rStyle w:val="Hyperlink"/>
            <w:rFonts w:ascii="Arial Narrow" w:hAnsi="Arial Narrow" w:eastAsia="Arial Narrow" w:cs="Arial Narrow"/>
            <w:sz w:val="24"/>
            <w:szCs w:val="24"/>
            <w:rPrChange w:author="NICHOLAS GABRIEL ROCHA FERREIRA" w:date="2020-11-06T10:30:38.487Z" w:id="678070861">
              <w:rPr>
                <w:rStyle w:val="Hyperlink"/>
              </w:rPr>
            </w:rPrChange>
          </w:rPr>
          <w:t>Visu</w:t>
        </w:r>
      </w:ins>
      <w:ins w:author="NICHOLAS GABRIEL ROCHA FERREIRA" w:date="2020-11-06T10:30:59.307Z" w:id="554496437">
        <w:r w:rsidRPr="0CEDD937" w:rsidR="413C9BBD">
          <w:rPr>
            <w:rStyle w:val="Hyperlink"/>
            <w:rFonts w:ascii="Arial" w:hAnsi="Arial" w:eastAsia="Arial" w:cs="Arial"/>
            <w:sz w:val="24"/>
            <w:szCs w:val="24"/>
          </w:rPr>
          <w:t>alizar conta</w:t>
        </w:r>
      </w:ins>
      <w:ins w:author="NICHOLAS GABRIEL ROCHA FERREIRA" w:date="2020-11-06T10:32:03.999Z" w:id="272380406">
        <w:r w:rsidRPr="0CEDD937" w:rsidR="413C9BBD">
          <w:rPr>
            <w:rStyle w:val="Hyperlink"/>
            <w:rFonts w:ascii="Arial" w:hAnsi="Arial" w:eastAsia="Arial" w:cs="Arial"/>
            <w:sz w:val="24"/>
            <w:szCs w:val="24"/>
          </w:rPr>
          <w:t xml:space="preserve"> (HTML)</w:t>
        </w:r>
      </w:ins>
    </w:p>
    <w:p w:rsidR="413C9BBD" w:rsidP="366AE7BC" w:rsidRDefault="413C9BBD" w14:paraId="2E011F12" w14:textId="585A7357">
      <w:pPr>
        <w:pStyle w:val="Tabelareduzida"/>
        <w:spacing w:line="259" w:lineRule="auto"/>
        <w:ind w:left="0"/>
        <w:jc w:val="left"/>
        <w:rPr>
          <w:ins w:author="NICHOLAS GABRIEL ROCHA FERREIRA" w:date="2020-11-06T10:30:49.64Z" w:id="1665668"/>
          <w:rStyle w:val="Hyperlink"/>
          <w:rFonts w:ascii="Arial" w:hAnsi="Arial" w:eastAsia="Arial" w:cs="Arial"/>
          <w:sz w:val="24"/>
          <w:szCs w:val="24"/>
        </w:rPr>
        <w:pPrChange w:author="NICHOLAS GABRIEL ROCHA FERREIRA" w:date="2020-11-06T10:31:17Z">
          <w:pPr/>
        </w:pPrChange>
      </w:pPr>
      <w:ins w:author="NICHOLAS GABRIEL ROCHA FERREIRA" w:date="2020-11-06T10:31:24Z" w:id="78359047">
        <w:r w:rsidR="413C9BBD">
          <w:drawing>
            <wp:inline wp14:editId="36B86A49" wp14:anchorId="3DE9758A">
              <wp:extent cx="4572000" cy="2505075"/>
              <wp:effectExtent l="0" t="0" r="0" b="0"/>
              <wp:docPr id="1187370708" name="" title="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"/>
                      <pic:cNvPicPr/>
                    </pic:nvPicPr>
                    <pic:blipFill>
                      <a:blip r:embed="R0f12f009db514be8">
                        <a:extLst xmlns:a="http://schemas.openxmlformats.org/drawingml/2006/main">
                          <a:ext xmlns:a="http://schemas.openxmlformats.org/drawingml/2006/main"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rot="0" flipH="0" flipV="0">
                        <a:off x="0" y="0"/>
                        <a:ext cx="4572000" cy="2505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413C9BBD" w:rsidP="0CEDD937" w:rsidRDefault="413C9BBD" w14:paraId="2328BD21" w14:textId="4A17686D">
      <w:pPr>
        <w:pStyle w:val="Tabelareduzida"/>
        <w:numPr>
          <w:ilvl w:val="0"/>
          <w:numId w:val="19"/>
        </w:numPr>
        <w:spacing w:line="259" w:lineRule="auto"/>
        <w:jc w:val="left"/>
        <w:rPr>
          <w:ins w:author="NICHOLAS GABRIEL ROCHA FERREIRA" w:date="2020-11-06T10:31:31.554Z" w:id="1008374344"/>
          <w:rStyle w:val="Hyperlink"/>
          <w:i w:val="0"/>
          <w:iCs w:val="0"/>
          <w:color w:val="000080"/>
          <w:sz w:val="24"/>
          <w:szCs w:val="24"/>
        </w:rPr>
        <w:pPrChange w:author="NICHOLAS GABRIEL ROCHA FERREIRA" w:date="2020-11-06T10:30:49.646Z">
          <w:pPr/>
        </w:pPrChange>
      </w:pPr>
      <w:ins w:author="NICHOLAS GABRIEL ROCHA FERREIRA" w:date="2020-11-06T10:30:56.84Z" w:id="2015352498">
        <w:r w:rsidRPr="0CEDD937" w:rsidR="413C9BBD">
          <w:rPr>
            <w:rStyle w:val="Hyperlink"/>
            <w:rFonts w:ascii="Arial" w:hAnsi="Arial" w:eastAsia="Arial" w:cs="Arial"/>
            <w:sz w:val="24"/>
            <w:szCs w:val="24"/>
          </w:rPr>
          <w:t>Alterar conta</w:t>
        </w:r>
      </w:ins>
      <w:ins w:author="NICHOLAS GABRIEL ROCHA FERREIRA" w:date="2020-11-06T10:31:54.739Z" w:id="1597494182">
        <w:r w:rsidRPr="0CEDD937" w:rsidR="413C9BBD">
          <w:rPr>
            <w:rStyle w:val="Hyperlink"/>
            <w:rFonts w:ascii="Arial" w:hAnsi="Arial" w:eastAsia="Arial" w:cs="Arial"/>
            <w:sz w:val="24"/>
            <w:szCs w:val="24"/>
          </w:rPr>
          <w:t xml:space="preserve"> (HTML)</w:t>
        </w:r>
      </w:ins>
    </w:p>
    <w:p w:rsidR="413C9BBD" w:rsidP="366AE7BC" w:rsidRDefault="413C9BBD" w14:paraId="468D0D24" w14:textId="41CCDD29">
      <w:pPr>
        <w:pStyle w:val="Tabelareduzida"/>
        <w:numPr>
          <w:ilvl w:val="0"/>
          <w:numId w:val="19"/>
        </w:numPr>
        <w:spacing w:line="259" w:lineRule="auto"/>
        <w:jc w:val="left"/>
        <w:rPr>
          <w:ins w:author="NICHOLAS GABRIEL ROCHA FERREIRA" w:date="2020-11-06T10:29:18.189Z" w:id="965290346"/>
          <w:rStyle w:val="Hyperlink"/>
          <w:i w:val="0"/>
          <w:iCs w:val="0"/>
          <w:color w:val="000080"/>
          <w:sz w:val="24"/>
          <w:szCs w:val="24"/>
        </w:rPr>
        <w:pPrChange w:author="NICHOLAS GABRIEL ROCHA FERREIRA" w:date="2020-11-06T10:31:31Z">
          <w:pPr/>
        </w:pPrChange>
      </w:pPr>
      <w:ins w:author="NICHOLAS GABRIEL ROCHA FERREIRA" w:date="2020-11-06T10:31:40Z" w:id="54000432">
        <w:r w:rsidR="413C9BBD">
          <w:drawing>
            <wp:inline wp14:editId="4F4AACAB" wp14:anchorId="53A646F3">
              <wp:extent cx="4572000" cy="2505075"/>
              <wp:effectExtent l="0" t="0" r="0" b="0"/>
              <wp:docPr id="2115194491" name="" title="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"/>
                      <pic:cNvPicPr/>
                    </pic:nvPicPr>
                    <pic:blipFill>
                      <a:blip r:embed="Rac29a3c244c945af">
                        <a:extLst xmlns:a="http://schemas.openxmlformats.org/drawingml/2006/main">
                          <a:ext xmlns:a="http://schemas.openxmlformats.org/drawingml/2006/main"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rot="0" flipH="0" flipV="0">
                        <a:off x="0" y="0"/>
                        <a:ext cx="4572000" cy="2505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CEDD937" w:rsidP="0CEDD937" w:rsidRDefault="0CEDD937" w14:paraId="4C838724" w14:textId="1CC48418">
      <w:pPr>
        <w:pStyle w:val="Tabelareduzida"/>
        <w:spacing w:line="259" w:lineRule="auto"/>
        <w:ind w:left="360"/>
        <w:jc w:val="left"/>
      </w:pPr>
    </w:p>
    <w:p w:rsidR="2E0EF67B" w:rsidP="2E0EF67B" w:rsidRDefault="2E0EF67B" w14:paraId="121F0063" w14:textId="78E887C3">
      <w:pPr>
        <w:pStyle w:val="Tabelareduzida"/>
        <w:spacing w:line="259" w:lineRule="auto"/>
        <w:ind w:left="360"/>
        <w:jc w:val="left"/>
        <w:rPr>
          <w:rFonts w:ascii="Arial" w:hAnsi="Arial" w:cs="Arial"/>
          <w:sz w:val="24"/>
          <w:szCs w:val="24"/>
        </w:rPr>
      </w:pPr>
    </w:p>
    <w:p w:rsidR="6AD0441B" w:rsidP="2E0EF67B" w:rsidRDefault="6AD0441B" w14:paraId="6184B7E0" w14:textId="6CBE7549">
      <w:pPr>
        <w:pStyle w:val="Tabelareduzida"/>
        <w:numPr>
          <w:ilvl w:val="0"/>
          <w:numId w:val="19"/>
        </w:numPr>
        <w:spacing w:line="259" w:lineRule="auto"/>
        <w:jc w:val="left"/>
        <w:rPr>
          <w:rFonts w:ascii="Arial" w:hAnsi="Arial" w:eastAsia="Arial" w:cs="Arial"/>
          <w:i w:val="0"/>
          <w:iCs w:val="0"/>
          <w:sz w:val="24"/>
          <w:szCs w:val="24"/>
        </w:rPr>
      </w:pPr>
      <w:r w:rsidRPr="2E0EF67B" w:rsidR="6AD0441B">
        <w:rPr>
          <w:rFonts w:ascii="Arial" w:hAnsi="Arial" w:cs="Arial"/>
          <w:sz w:val="24"/>
          <w:szCs w:val="24"/>
        </w:rPr>
        <w:t xml:space="preserve">Criar </w:t>
      </w:r>
      <w:proofErr w:type="gramStart"/>
      <w:r w:rsidRPr="2E0EF67B" w:rsidR="6AD0441B">
        <w:rPr>
          <w:rFonts w:ascii="Arial" w:hAnsi="Arial" w:cs="Arial"/>
          <w:sz w:val="24"/>
          <w:szCs w:val="24"/>
        </w:rPr>
        <w:t>questão</w:t>
      </w:r>
      <w:r w:rsidRPr="2E0EF67B" w:rsidR="4D020AAA">
        <w:rPr>
          <w:rFonts w:ascii="Arial" w:hAnsi="Arial" w:cs="Arial"/>
          <w:sz w:val="24"/>
          <w:szCs w:val="24"/>
        </w:rPr>
        <w:t>(</w:t>
      </w:r>
      <w:proofErr w:type="gramEnd"/>
      <w:r w:rsidRPr="2E0EF67B" w:rsidR="4D020AAA">
        <w:rPr>
          <w:rFonts w:ascii="Arial" w:hAnsi="Arial" w:cs="Arial"/>
          <w:sz w:val="24"/>
          <w:szCs w:val="24"/>
        </w:rPr>
        <w:t>HTML)</w:t>
      </w:r>
    </w:p>
    <w:p w:rsidR="6AD0441B" w:rsidP="2E0EF67B" w:rsidRDefault="6AD0441B" w14:paraId="377BE884" w14:textId="5DF6C74F">
      <w:pPr>
        <w:pStyle w:val="Tabelareduzida"/>
        <w:spacing w:line="259" w:lineRule="auto"/>
        <w:ind w:left="360"/>
        <w:jc w:val="left"/>
        <w:rPr>
          <w:ins w:author="NICHOLAS GABRIEL ROCHA FERREIRA" w:date="2020-11-06T10:32:15Z" w:id="1481670273"/>
        </w:rPr>
      </w:pPr>
    </w:p>
    <w:p w:rsidR="60423F4E" w:rsidP="0CEDD937" w:rsidRDefault="60423F4E" w14:paraId="3928BCC5" w14:textId="447D90E3">
      <w:pPr>
        <w:pStyle w:val="Tabelareduzida"/>
        <w:spacing w:line="259" w:lineRule="auto"/>
        <w:ind w:left="360"/>
        <w:jc w:val="left"/>
      </w:pPr>
      <w:ins w:author="NICHOLAS GABRIEL ROCHA FERREIRA" w:date="2020-11-06T10:32:24Z" w:id="816188883">
        <w:r w:rsidR="60423F4E">
          <w:drawing>
            <wp:inline wp14:editId="0D3B3C32" wp14:anchorId="5A39B84A">
              <wp:extent cx="4572000" cy="2505075"/>
              <wp:effectExtent l="0" t="0" r="0" b="0"/>
              <wp:docPr id="1837826927" name="" title="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"/>
                      <pic:cNvPicPr/>
                    </pic:nvPicPr>
                    <pic:blipFill>
                      <a:blip r:embed="R68ba8fe3b84c4122">
                        <a:extLst xmlns:a="http://schemas.openxmlformats.org/drawingml/2006/main">
                          <a:ext xmlns:a="http://schemas.openxmlformats.org/drawingml/2006/main"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rot="0" flipH="0" flipV="0">
                        <a:off x="0" y="0"/>
                        <a:ext cx="4572000" cy="2505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2E0EF67B" w:rsidP="2E0EF67B" w:rsidRDefault="2E0EF67B" w14:paraId="421AD2FA" w14:textId="33E9676F">
      <w:pPr>
        <w:pStyle w:val="Tabelareduzida"/>
        <w:spacing w:line="259" w:lineRule="auto"/>
        <w:ind w:left="360"/>
        <w:jc w:val="left"/>
        <w:rPr>
          <w:rFonts w:ascii="Arial" w:hAnsi="Arial" w:cs="Arial"/>
          <w:sz w:val="24"/>
          <w:szCs w:val="24"/>
        </w:rPr>
      </w:pPr>
    </w:p>
    <w:p w:rsidR="6AD0441B" w:rsidP="2E0EF67B" w:rsidRDefault="6AD0441B" w14:paraId="1BE8935A" w14:textId="11C4CACC">
      <w:pPr>
        <w:pStyle w:val="Tabelareduzida"/>
        <w:numPr>
          <w:ilvl w:val="0"/>
          <w:numId w:val="19"/>
        </w:numPr>
        <w:spacing w:line="259" w:lineRule="auto"/>
        <w:jc w:val="left"/>
        <w:rPr>
          <w:i w:val="0"/>
          <w:iCs w:val="0"/>
          <w:sz w:val="24"/>
          <w:szCs w:val="24"/>
        </w:rPr>
      </w:pPr>
      <w:r w:rsidRPr="2E0EF67B" w:rsidR="6AD0441B">
        <w:rPr>
          <w:rFonts w:ascii="Arial" w:hAnsi="Arial" w:cs="Arial"/>
          <w:sz w:val="24"/>
          <w:szCs w:val="24"/>
        </w:rPr>
        <w:t>Alterar de questão/Visualizar questão</w:t>
      </w:r>
      <w:r w:rsidRPr="2E0EF67B" w:rsidR="6AD0441B">
        <w:rPr>
          <w:rFonts w:ascii="Arial" w:hAnsi="Arial" w:cs="Arial"/>
          <w:sz w:val="24"/>
          <w:szCs w:val="24"/>
        </w:rPr>
        <w:t xml:space="preserve">/Excluir </w:t>
      </w:r>
      <w:proofErr w:type="gramStart"/>
      <w:r w:rsidRPr="2E0EF67B" w:rsidR="6AD0441B">
        <w:rPr>
          <w:rFonts w:ascii="Arial" w:hAnsi="Arial" w:cs="Arial"/>
          <w:sz w:val="24"/>
          <w:szCs w:val="24"/>
        </w:rPr>
        <w:t>questão</w:t>
      </w:r>
      <w:r w:rsidRPr="2E0EF67B" w:rsidR="3196E582">
        <w:rPr>
          <w:rFonts w:ascii="Arial" w:hAnsi="Arial" w:cs="Arial"/>
          <w:sz w:val="24"/>
          <w:szCs w:val="24"/>
        </w:rPr>
        <w:t>(</w:t>
      </w:r>
      <w:proofErr w:type="gramEnd"/>
      <w:r w:rsidRPr="2E0EF67B" w:rsidR="3196E582">
        <w:rPr>
          <w:rFonts w:ascii="Arial" w:hAnsi="Arial" w:cs="Arial"/>
          <w:sz w:val="24"/>
          <w:szCs w:val="24"/>
        </w:rPr>
        <w:t>HTML)</w:t>
      </w:r>
    </w:p>
    <w:p w:rsidR="6AD0441B" w:rsidP="2E0EF67B" w:rsidRDefault="6AD0441B" w14:paraId="2AE0554F" w14:textId="4FAD570F">
      <w:pPr>
        <w:pStyle w:val="Tabelareduzida"/>
        <w:spacing w:line="259" w:lineRule="auto"/>
        <w:ind w:left="360"/>
        <w:jc w:val="left"/>
        <w:rPr>
          <w:rFonts w:ascii="Arial" w:hAnsi="Arial" w:cs="Arial"/>
          <w:sz w:val="24"/>
          <w:szCs w:val="24"/>
        </w:rPr>
      </w:pPr>
      <w:r w:rsidR="5C4DF6F1">
        <w:rPr/>
        <w:t>-</w:t>
      </w:r>
      <w:r w:rsidR="6AD0441B">
        <w:drawing>
          <wp:inline wp14:editId="6BE6F8D8" wp14:anchorId="14077097">
            <wp:extent cx="4572000" cy="2571750"/>
            <wp:effectExtent l="0" t="0" r="0" b="0"/>
            <wp:docPr id="1079612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c7e7f31e514a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0EF67B" w:rsidP="2E0EF67B" w:rsidRDefault="2E0EF67B" w14:paraId="54837C2A" w14:textId="613848F4">
      <w:pPr>
        <w:pStyle w:val="Tabelareduzida"/>
        <w:spacing w:line="259" w:lineRule="auto"/>
        <w:ind w:left="360"/>
        <w:jc w:val="left"/>
        <w:rPr>
          <w:rFonts w:ascii="Arial" w:hAnsi="Arial" w:cs="Arial"/>
          <w:sz w:val="24"/>
          <w:szCs w:val="24"/>
        </w:rPr>
      </w:pPr>
    </w:p>
    <w:p w:rsidR="6AD0441B" w:rsidP="0CEDD937" w:rsidRDefault="6AD0441B" w14:paraId="3C9EA682" w14:textId="3CCF5476">
      <w:pPr>
        <w:pStyle w:val="Tabelareduzida"/>
        <w:numPr>
          <w:ilvl w:val="0"/>
          <w:numId w:val="19"/>
        </w:numPr>
        <w:spacing w:line="259" w:lineRule="auto"/>
        <w:jc w:val="left"/>
        <w:rPr>
          <w:rFonts w:ascii="Arial" w:hAnsi="Arial" w:eastAsia="Arial" w:cs="Arial"/>
          <w:i w:val="0"/>
          <w:iCs w:val="0"/>
          <w:sz w:val="24"/>
          <w:szCs w:val="24"/>
        </w:rPr>
      </w:pPr>
      <w:r w:rsidRPr="0CEDD937" w:rsidR="6AD0441B">
        <w:rPr>
          <w:rFonts w:ascii="Arial" w:hAnsi="Arial" w:cs="Arial"/>
          <w:sz w:val="24"/>
          <w:szCs w:val="24"/>
        </w:rPr>
        <w:t xml:space="preserve">Criar prova Simples/Visualizar prova simples/Alterar prova simples/ Excluir prova </w:t>
      </w:r>
      <w:r w:rsidRPr="0CEDD937" w:rsidR="6AD0441B">
        <w:rPr>
          <w:rFonts w:ascii="Arial" w:hAnsi="Arial" w:cs="Arial"/>
          <w:sz w:val="24"/>
          <w:szCs w:val="24"/>
        </w:rPr>
        <w:t>simples</w:t>
      </w:r>
      <w:r w:rsidRPr="0CEDD937" w:rsidR="54C192C2">
        <w:rPr>
          <w:rFonts w:ascii="Arial" w:hAnsi="Arial" w:cs="Arial"/>
          <w:sz w:val="24"/>
          <w:szCs w:val="24"/>
        </w:rPr>
        <w:t>(</w:t>
      </w:r>
      <w:del w:author="NICHOLAS GABRIEL ROCHA FERREIRA" w:date="2020-11-06T10:32:54.517Z" w:id="369997718">
        <w:r w:rsidRPr="0CEDD937" w:rsidDel="54C192C2">
          <w:rPr>
            <w:rFonts w:ascii="Arial" w:hAnsi="Arial" w:cs="Arial"/>
            <w:sz w:val="24"/>
            <w:szCs w:val="24"/>
          </w:rPr>
          <w:delText>UXPIN</w:delText>
        </w:r>
      </w:del>
      <w:ins w:author="NICHOLAS GABRIEL ROCHA FERREIRA" w:date="2020-11-06T10:32:55.509Z" w:id="486767598">
        <w:r w:rsidRPr="0CEDD937" w:rsidR="3EBEA7F4">
          <w:rPr>
            <w:rFonts w:ascii="Arial" w:hAnsi="Arial" w:cs="Arial"/>
            <w:sz w:val="24"/>
            <w:szCs w:val="24"/>
          </w:rPr>
          <w:t>HTML</w:t>
        </w:r>
      </w:ins>
      <w:r w:rsidRPr="0CEDD937" w:rsidR="54C192C2">
        <w:rPr>
          <w:rFonts w:ascii="Arial" w:hAnsi="Arial" w:cs="Arial"/>
          <w:sz w:val="24"/>
          <w:szCs w:val="24"/>
        </w:rPr>
        <w:t>)</w:t>
      </w:r>
    </w:p>
    <w:p w:rsidR="4B563DAA" w:rsidP="2E0EF67B" w:rsidRDefault="4B563DAA" w14:paraId="54FED347" w14:textId="2BBC59B3">
      <w:pPr>
        <w:pStyle w:val="Tabelareduzida"/>
        <w:spacing w:line="259" w:lineRule="auto"/>
        <w:ind w:left="360"/>
        <w:jc w:val="left"/>
        <w:rPr>
          <w:rFonts w:ascii="Arial" w:hAnsi="Arial" w:cs="Arial"/>
          <w:sz w:val="24"/>
          <w:szCs w:val="24"/>
        </w:rPr>
      </w:pPr>
      <w:ins w:author="NICHOLAS GABRIEL ROCHA FERREIRA" w:date="2020-11-06T10:32:45Z" w:id="1052399295">
        <w:r w:rsidR="575A1C00">
          <w:drawing>
            <wp:inline wp14:editId="0FD91C02" wp14:anchorId="008895F4">
              <wp:extent cx="4572000" cy="2505075"/>
              <wp:effectExtent l="0" t="0" r="0" b="0"/>
              <wp:docPr id="2117181660" name="" title="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"/>
                      <pic:cNvPicPr/>
                    </pic:nvPicPr>
                    <pic:blipFill>
                      <a:blip r:embed="Rcbcb030bd9324665">
                        <a:extLst xmlns:a="http://schemas.openxmlformats.org/drawingml/2006/main">
                          <a:ext xmlns:a="http://schemas.openxmlformats.org/drawingml/2006/main"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rot="0" flipH="0" flipV="0">
                        <a:off x="0" y="0"/>
                        <a:ext cx="4572000" cy="2505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2E0EF67B" w:rsidP="2E0EF67B" w:rsidRDefault="2E0EF67B" w14:paraId="71CB2666" w14:textId="644C24EA">
      <w:pPr>
        <w:pStyle w:val="Tabelareduzida"/>
        <w:spacing w:line="259" w:lineRule="auto"/>
        <w:ind w:left="360"/>
        <w:jc w:val="left"/>
        <w:rPr>
          <w:rFonts w:ascii="Arial" w:hAnsi="Arial" w:cs="Arial"/>
          <w:sz w:val="24"/>
          <w:szCs w:val="24"/>
        </w:rPr>
      </w:pPr>
    </w:p>
    <w:p w:rsidR="4B563DAA" w:rsidP="2E0EF67B" w:rsidRDefault="4B563DAA" w14:paraId="24A2C35A" w14:textId="1B7CB1DB">
      <w:pPr>
        <w:pStyle w:val="Tabelareduzida"/>
        <w:numPr>
          <w:ilvl w:val="0"/>
          <w:numId w:val="19"/>
        </w:numPr>
        <w:spacing w:line="259" w:lineRule="auto"/>
        <w:jc w:val="left"/>
        <w:rPr>
          <w:rFonts w:ascii="Arial" w:hAnsi="Arial" w:eastAsia="Arial" w:cs="Arial"/>
          <w:i w:val="0"/>
          <w:iCs w:val="0"/>
          <w:sz w:val="24"/>
          <w:szCs w:val="24"/>
        </w:rPr>
      </w:pPr>
      <w:r w:rsidRPr="2E0EF67B" w:rsidR="4B563DAA">
        <w:rPr>
          <w:rFonts w:ascii="Arial" w:hAnsi="Arial" w:cs="Arial"/>
          <w:sz w:val="24"/>
          <w:szCs w:val="24"/>
        </w:rPr>
        <w:t>Criar prova Global/ Visualizar prova g</w:t>
      </w:r>
      <w:r w:rsidRPr="2E0EF67B" w:rsidR="4B563DAA">
        <w:rPr>
          <w:rFonts w:ascii="Arial" w:hAnsi="Arial" w:cs="Arial"/>
          <w:sz w:val="24"/>
          <w:szCs w:val="24"/>
        </w:rPr>
        <w:t>lobal/Alterar prova global/ Excluir prova global</w:t>
      </w:r>
      <w:r w:rsidRPr="2E0EF67B" w:rsidR="43535585">
        <w:rPr>
          <w:rFonts w:ascii="Arial" w:hAnsi="Arial" w:cs="Arial"/>
          <w:sz w:val="24"/>
          <w:szCs w:val="24"/>
        </w:rPr>
        <w:t>/Gerar PDF</w:t>
      </w:r>
      <w:r w:rsidRPr="2E0EF67B" w:rsidR="16FE0DEA">
        <w:rPr>
          <w:rFonts w:ascii="Arial" w:hAnsi="Arial" w:cs="Arial"/>
          <w:sz w:val="24"/>
          <w:szCs w:val="24"/>
        </w:rPr>
        <w:t>(UXPIN)</w:t>
      </w:r>
    </w:p>
    <w:p w:rsidR="4FE27CD7" w:rsidP="2E0EF67B" w:rsidRDefault="4FE27CD7" w14:paraId="092EF570" w14:textId="450AFAE3">
      <w:pPr>
        <w:pStyle w:val="Tabelareduzida"/>
        <w:spacing w:line="259" w:lineRule="auto"/>
        <w:ind w:left="360"/>
        <w:jc w:val="left"/>
        <w:rPr>
          <w:rFonts w:ascii="Arial" w:hAnsi="Arial" w:cs="Arial"/>
          <w:sz w:val="24"/>
          <w:szCs w:val="24"/>
        </w:rPr>
      </w:pPr>
      <w:r w:rsidR="3955F5B9">
        <w:drawing>
          <wp:inline wp14:editId="1E83A261" wp14:anchorId="4E1379FB">
            <wp:extent cx="4572000" cy="2962275"/>
            <wp:effectExtent l="0" t="0" r="0" b="0"/>
            <wp:docPr id="541059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69bc92e98b41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27CD7" w:rsidP="4FE27CD7" w:rsidRDefault="4FE27CD7" w14:paraId="1C5DE4A0" w14:textId="309E54AE">
      <w:pPr>
        <w:pStyle w:val="Normal"/>
      </w:pPr>
    </w:p>
    <w:p xmlns:wp14="http://schemas.microsoft.com/office/word/2010/wordml" w:rsidRPr="00F81709" w:rsidR="00C70064" w:rsidP="4FE27CD7" w:rsidRDefault="00C70064" w14:paraId="44E871BC" wp14:textId="183C0DE3">
      <w:pPr>
        <w:pStyle w:val="Heading2"/>
        <w:ind w:left="0"/>
        <w:rPr>
          <w:rFonts w:ascii="Arial" w:hAnsi="Arial" w:eastAsia="Arial" w:cs="Arial"/>
          <w:b w:val="1"/>
          <w:bCs w:val="1"/>
          <w:sz w:val="28"/>
          <w:szCs w:val="28"/>
        </w:rPr>
      </w:pPr>
      <w:r w:rsidR="394BEF2B">
        <w:rPr/>
        <w:t xml:space="preserve">7. </w:t>
      </w:r>
      <w:r w:rsidR="00C70064">
        <w:rPr/>
        <w:t>Recursos necessários</w:t>
      </w:r>
      <w:commentRangeStart w:id="813623188"/>
      <w:commentRangeEnd w:id="813623188"/>
      <w:r>
        <w:rPr>
          <w:rStyle w:val="CommentReference"/>
        </w:rPr>
        <w:commentReference w:id="813623188"/>
      </w:r>
      <w:commentRangeStart w:id="975266006"/>
      <w:commentRangeEnd w:id="975266006"/>
      <w:r>
        <w:rPr>
          <w:rStyle w:val="CommentReference"/>
        </w:rPr>
        <w:commentReference w:id="975266006"/>
      </w:r>
    </w:p>
    <w:p xmlns:wp14="http://schemas.microsoft.com/office/word/2010/wordml" w:rsidRPr="00C509EB" w:rsidR="00C70064" w:rsidP="00C509EB" w:rsidRDefault="00C70064" w14:paraId="66506E76" wp14:textId="77777777">
      <w:pPr>
        <w:pStyle w:val="Heading2"/>
        <w:rPr>
          <w:sz w:val="24"/>
          <w:szCs w:val="24"/>
        </w:rPr>
      </w:pPr>
      <w:r w:rsidRPr="3932C4CE" w:rsidR="00C70064">
        <w:rPr>
          <w:sz w:val="24"/>
          <w:szCs w:val="24"/>
        </w:rPr>
        <w:t xml:space="preserve">7.1 </w:t>
      </w:r>
      <w:r w:rsidRPr="3932C4CE" w:rsidR="00C70064">
        <w:rPr>
          <w:sz w:val="24"/>
          <w:szCs w:val="24"/>
        </w:rPr>
        <w:t>Novos conhecimentos</w:t>
      </w:r>
    </w:p>
    <w:p xmlns:wp14="http://schemas.microsoft.com/office/word/2010/wordml" w:rsidR="00C70064" w:rsidP="4FE27CD7" w:rsidRDefault="00C70064" w14:paraId="144A5D23" wp14:textId="6A3DE16A">
      <w:pPr>
        <w:pStyle w:val="ListParagraph"/>
        <w:numPr>
          <w:ilvl w:val="0"/>
          <w:numId w:val="18"/>
        </w:numPr>
        <w:rPr>
          <w:b w:val="1"/>
          <w:bCs w:val="1"/>
          <w:sz w:val="24"/>
          <w:szCs w:val="24"/>
        </w:rPr>
      </w:pPr>
      <w:r w:rsidRPr="2E0EF67B" w:rsidR="013FE72A">
        <w:rPr>
          <w:sz w:val="24"/>
          <w:szCs w:val="24"/>
        </w:rPr>
        <w:t>PHP</w:t>
      </w:r>
      <w:r w:rsidRPr="2E0EF67B" w:rsidR="2BA1229C">
        <w:rPr>
          <w:sz w:val="24"/>
          <w:szCs w:val="24"/>
        </w:rPr>
        <w:t xml:space="preserve"> – </w:t>
      </w:r>
      <w:r w:rsidRPr="2E0EF67B" w:rsidR="2BA1229C">
        <w:rPr>
          <w:sz w:val="24"/>
          <w:szCs w:val="24"/>
        </w:rPr>
        <w:t>Utilizar o banco de dados remotamente</w:t>
      </w:r>
    </w:p>
    <w:p w:rsidR="3A2740C2" w:rsidP="3A2740C2" w:rsidRDefault="3A2740C2" w14:paraId="510EDD7A" w14:textId="0C289A4F">
      <w:pPr>
        <w:pStyle w:val="Normal"/>
      </w:pPr>
    </w:p>
    <w:p xmlns:wp14="http://schemas.microsoft.com/office/word/2010/wordml" w:rsidRPr="00F81709" w:rsidR="00C70064" w:rsidP="3A2740C2" w:rsidRDefault="00C70064" w14:paraId="1303955C" wp14:textId="77777777">
      <w:pPr>
        <w:pStyle w:val="Heading2"/>
        <w:rPr>
          <w:i w:val="1"/>
          <w:iCs w:val="1"/>
          <w:sz w:val="24"/>
          <w:szCs w:val="24"/>
        </w:rPr>
      </w:pPr>
      <w:r w:rsidRPr="3A2740C2" w:rsidR="00C70064">
        <w:rPr>
          <w:sz w:val="24"/>
          <w:szCs w:val="24"/>
        </w:rPr>
        <w:t>7.2</w:t>
      </w:r>
      <w:r w:rsidRPr="3A2740C2" w:rsidR="00C70064">
        <w:rPr>
          <w:sz w:val="24"/>
          <w:szCs w:val="24"/>
        </w:rPr>
        <w:t xml:space="preserve"> </w:t>
      </w:r>
      <w:r w:rsidRPr="3A2740C2" w:rsidR="00C70064">
        <w:rPr>
          <w:i w:val="1"/>
          <w:iCs w:val="1"/>
          <w:sz w:val="24"/>
          <w:szCs w:val="24"/>
        </w:rPr>
        <w:t>Softwares</w:t>
      </w:r>
    </w:p>
    <w:p w:rsidR="6C0356D7" w:rsidP="4FE27CD7" w:rsidRDefault="6C0356D7" w14:paraId="48B583FE" w14:textId="0E41BBD8">
      <w:pPr>
        <w:pStyle w:val="ListParagraph"/>
        <w:numPr>
          <w:ilvl w:val="0"/>
          <w:numId w:val="16"/>
        </w:numPr>
        <w:rPr>
          <w:rFonts w:ascii="Arial" w:hAnsi="Arial" w:eastAsia="Arial" w:cs="Arial"/>
          <w:sz w:val="22"/>
          <w:szCs w:val="22"/>
        </w:rPr>
      </w:pPr>
      <w:r w:rsidR="6C0356D7">
        <w:rPr/>
        <w:t xml:space="preserve">Visual Studio </w:t>
      </w:r>
      <w:proofErr w:type="spellStart"/>
      <w:r w:rsidR="6C0356D7">
        <w:rPr/>
        <w:t>Code</w:t>
      </w:r>
      <w:proofErr w:type="spellEnd"/>
      <w:r w:rsidR="6C0356D7">
        <w:rPr/>
        <w:t xml:space="preserve"> – </w:t>
      </w:r>
      <w:r w:rsidR="7AAB40EC">
        <w:rPr/>
        <w:t>Será usado como ferramenta de edição de software</w:t>
      </w:r>
    </w:p>
    <w:p w:rsidR="195CD69F" w:rsidP="4FE27CD7" w:rsidRDefault="195CD69F" w14:paraId="153E75EE" w14:textId="29ED58F6">
      <w:pPr>
        <w:pStyle w:val="ListParagraph"/>
        <w:numPr>
          <w:ilvl w:val="0"/>
          <w:numId w:val="16"/>
        </w:numPr>
        <w:rPr>
          <w:rFonts w:ascii="Arial" w:hAnsi="Arial" w:eastAsia="Arial" w:cs="Arial"/>
          <w:sz w:val="22"/>
          <w:szCs w:val="22"/>
        </w:rPr>
      </w:pPr>
      <w:commentRangeStart w:id="1559530008"/>
      <w:commentRangeEnd w:id="1559530008"/>
      <w:r>
        <w:rPr>
          <w:rStyle w:val="CommentReference"/>
        </w:rPr>
        <w:commentReference w:id="1559530008"/>
      </w:r>
      <w:commentRangeStart w:id="2058567517"/>
      <w:commentRangeEnd w:id="2058567517"/>
      <w:r>
        <w:rPr>
          <w:rStyle w:val="CommentReference"/>
        </w:rPr>
        <w:commentReference w:id="2058567517"/>
      </w:r>
      <w:r w:rsidR="195CD69F">
        <w:rPr/>
        <w:t xml:space="preserve">Apache HTTP Server - </w:t>
      </w:r>
      <w:r w:rsidR="1C840FA3">
        <w:rPr/>
        <w:t xml:space="preserve">Será usado para </w:t>
      </w:r>
      <w:r w:rsidR="1C840FA3">
        <w:rPr/>
        <w:t>hos</w:t>
      </w:r>
      <w:r w:rsidR="29C7C36C">
        <w:rPr/>
        <w:t>p</w:t>
      </w:r>
      <w:r w:rsidR="1C840FA3">
        <w:rPr/>
        <w:t>e</w:t>
      </w:r>
      <w:r w:rsidR="29C7C36C">
        <w:rPr/>
        <w:t>d</w:t>
      </w:r>
      <w:r w:rsidR="1C840FA3">
        <w:rPr/>
        <w:t>ar</w:t>
      </w:r>
      <w:r w:rsidR="1C840FA3">
        <w:rPr/>
        <w:t xml:space="preserve"> o site </w:t>
      </w:r>
      <w:r w:rsidR="1C840FA3">
        <w:rPr/>
        <w:t>na internet.</w:t>
      </w:r>
    </w:p>
    <w:p w:rsidR="0834E020" w:rsidP="4FE27CD7" w:rsidRDefault="0834E020" w14:paraId="3ED597D9" w14:textId="383A2B26">
      <w:pPr>
        <w:pStyle w:val="ListParagraph"/>
        <w:numPr>
          <w:ilvl w:val="0"/>
          <w:numId w:val="16"/>
        </w:numPr>
        <w:rPr>
          <w:sz w:val="22"/>
          <w:szCs w:val="22"/>
        </w:rPr>
      </w:pPr>
      <w:r w:rsidR="7DCDB208">
        <w:rPr/>
        <w:t>MyS</w:t>
      </w:r>
      <w:r w:rsidR="7DCDB208">
        <w:rPr/>
        <w:t>QL</w:t>
      </w:r>
      <w:r w:rsidR="68D59E44">
        <w:rPr/>
        <w:t>- Será usado como banco de dados</w:t>
      </w:r>
    </w:p>
    <w:p xmlns:wp14="http://schemas.microsoft.com/office/word/2010/wordml" w:rsidRPr="00F81709" w:rsidR="00C70064" w:rsidP="00F81709" w:rsidRDefault="00C70064" w14:paraId="738610EB" wp14:textId="77777777">
      <w:pPr>
        <w:rPr>
          <w:sz w:val="24"/>
          <w:szCs w:val="24"/>
        </w:rPr>
      </w:pPr>
    </w:p>
    <w:p w:rsidR="00C70064" w:rsidP="3A2740C2" w:rsidRDefault="00C70064" w14:paraId="388F01D8" w14:textId="276104AB">
      <w:pPr>
        <w:pStyle w:val="Heading2"/>
        <w:rPr>
          <w:i w:val="1"/>
          <w:iCs w:val="1"/>
          <w:sz w:val="24"/>
          <w:szCs w:val="24"/>
        </w:rPr>
      </w:pPr>
      <w:r w:rsidRPr="2E0EF67B" w:rsidR="00C70064">
        <w:rPr>
          <w:sz w:val="24"/>
          <w:szCs w:val="24"/>
        </w:rPr>
        <w:t>7.3</w:t>
      </w:r>
      <w:r w:rsidRPr="2E0EF67B" w:rsidR="00C70064">
        <w:rPr>
          <w:sz w:val="24"/>
          <w:szCs w:val="24"/>
        </w:rPr>
        <w:t xml:space="preserve"> </w:t>
      </w:r>
      <w:r w:rsidRPr="2E0EF67B" w:rsidR="00C70064">
        <w:rPr>
          <w:i w:val="1"/>
          <w:iCs w:val="1"/>
          <w:sz w:val="24"/>
          <w:szCs w:val="24"/>
        </w:rPr>
        <w:t>Hardwares</w:t>
      </w:r>
    </w:p>
    <w:p w:rsidR="029049EB" w:rsidP="4FE27CD7" w:rsidRDefault="029049EB" w14:paraId="37E2D930" w14:textId="3E19F4CF">
      <w:pPr>
        <w:pStyle w:val="ListParagraph"/>
        <w:numPr>
          <w:ilvl w:val="0"/>
          <w:numId w:val="17"/>
        </w:numPr>
        <w:rPr>
          <w:rFonts w:ascii="Arial" w:hAnsi="Arial" w:eastAsia="Arial" w:cs="Arial"/>
          <w:sz w:val="22"/>
          <w:szCs w:val="22"/>
        </w:rPr>
      </w:pPr>
      <w:r w:rsidR="029049EB">
        <w:rPr/>
        <w:t>Computador – Utilizado para acessar o site</w:t>
      </w:r>
      <w:r w:rsidR="196CB3BD">
        <w:rPr/>
        <w:t xml:space="preserve"> e hos</w:t>
      </w:r>
      <w:r w:rsidR="12F17ED8">
        <w:rPr/>
        <w:t>p</w:t>
      </w:r>
      <w:r w:rsidR="196CB3BD">
        <w:rPr/>
        <w:t>e</w:t>
      </w:r>
      <w:r w:rsidR="12F17ED8">
        <w:rPr/>
        <w:t>d</w:t>
      </w:r>
      <w:r w:rsidR="196CB3BD">
        <w:rPr/>
        <w:t>á-lo.</w:t>
      </w:r>
    </w:p>
    <w:sectPr w:rsidRPr="00F81709" w:rsidR="00C70064" w:rsidSect="00C70064">
      <w:footerReference w:type="even" r:id="rId7"/>
      <w:footerReference w:type="default" r:id="rId8"/>
      <w:footnotePr>
        <w:pos w:val="beneathText"/>
      </w:footnotePr>
      <w:pgSz w:w="11907" w:h="16839" w:orient="portrait" w:code="9"/>
      <w:pgMar w:top="1440" w:right="1440" w:bottom="1440" w:left="1440" w:header="1134" w:footer="720" w:gutter="0"/>
      <w:cols w:space="720"/>
      <w:titlePg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CS" w:author="Carlos Eduardo Paulino Silva" w:date="2020-09-28T22:00:47" w:id="321953697">
    <w:p w:rsidR="4FE27CD7" w:rsidRDefault="4FE27CD7" w14:paraId="695B41DA" w14:textId="26E50118">
      <w:pPr>
        <w:pStyle w:val="CommentText"/>
      </w:pPr>
      <w:r w:rsidR="4FE27CD7">
        <w:rPr/>
        <w:t>Rever de acordo com meu comentário anterior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CS" w:author="Carlos Eduardo Paulino Silva" w:date="2020-09-28T22:14:52" w:id="963602903">
    <w:p w:rsidR="4FE27CD7" w:rsidRDefault="4FE27CD7" w14:paraId="7238C4F5" w14:textId="40857F4A">
      <w:pPr>
        <w:pStyle w:val="CommentText"/>
      </w:pPr>
      <w:r w:rsidR="4FE27CD7">
        <w:rPr/>
        <w:t>Estabeleçam apenas um responsável por função e usem apenas 3 cores no cronograma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CS" w:author="Carlos Eduardo Paulino Silva" w:date="2020-09-28T22:16:17" w:id="898228139">
    <w:p w:rsidR="4FE27CD7" w:rsidRDefault="4FE27CD7" w14:paraId="4ECB5BA2" w14:textId="7105003E">
      <w:pPr>
        <w:pStyle w:val="CommentText"/>
      </w:pPr>
      <w:r w:rsidR="4FE27CD7">
        <w:rPr/>
        <w:t>Casos de uso com o mesmo nome das funções. Casos de uso podem ser compartilhados por atores diferentes. Exemplo, alterar dados de aluno do ator professor é a mesma de alterar dados do ator aluno. Pode ter também uma herança entre os atores professor e coordenador, pois, acessam muitas funções em comum.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CS" w:author="Carlos Eduardo Paulino Silva" w:date="2020-09-28T22:19:19" w:id="139950559">
    <w:p w:rsidR="4FE27CD7" w:rsidRDefault="4FE27CD7" w14:paraId="5831D1BC" w14:textId="6F711BDE">
      <w:pPr>
        <w:pStyle w:val="CommentText"/>
      </w:pPr>
      <w:r w:rsidR="4FE27CD7">
        <w:rPr/>
        <w:t>Revisar de acordo com a sugestão que fiz no minimundo sobre o foco na função de fabricação das provas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CS" w:author="Carlos Eduardo Paulino Silva" w:date="2020-09-28T22:20:37" w:id="2042285563">
    <w:p w:rsidR="4FE27CD7" w:rsidRDefault="4FE27CD7" w14:paraId="6218EB46" w14:textId="522A40F3">
      <w:pPr>
        <w:pStyle w:val="CommentText"/>
      </w:pPr>
      <w:r w:rsidR="4FE27CD7">
        <w:rPr/>
        <w:t>O relacionamento entre as tabelas está incorreto, além de estar faltando as chaves estrangeiras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CS" w:author="Carlos Eduardo Paulino Silva" w:date="2020-09-28T22:21:33" w:id="1736045405">
    <w:p w:rsidR="4FE27CD7" w:rsidRDefault="4FE27CD7" w14:paraId="5A0D6BE1" w14:textId="2320A238">
      <w:pPr>
        <w:pStyle w:val="CommentText"/>
      </w:pPr>
      <w:r w:rsidR="4FE27CD7">
        <w:rPr/>
        <w:t>Rever o BD baseado no que já existe e melhorá-lo para atender as novas funções.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CS" w:author="Carlos Eduardo Paulino Silva" w:date="2020-09-28T22:24:21" w:id="199709895">
    <w:p w:rsidR="4FE27CD7" w:rsidRDefault="4FE27CD7" w14:paraId="23A41198" w14:textId="47FC3656">
      <w:pPr>
        <w:pStyle w:val="CommentText"/>
      </w:pPr>
      <w:r w:rsidR="4FE27CD7">
        <w:rPr/>
        <w:t>criar os protótipos das interfaces das novas funções essenciais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CS" w:author="Carlos Eduardo Paulino Silva" w:date="2020-09-28T22:25:02" w:id="813623188">
    <w:p w:rsidR="4FE27CD7" w:rsidRDefault="4FE27CD7" w14:paraId="0E0A3BC8" w14:textId="7025DD75">
      <w:pPr>
        <w:pStyle w:val="CommentText"/>
      </w:pPr>
      <w:r w:rsidR="4FE27CD7">
        <w:rPr/>
        <w:t>justificar cada um dos novos conhecimentos abaixo.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CS" w:author="Carlos Eduardo Paulino Silva" w:date="2020-09-28T22:25:25" w:id="1559530008">
    <w:p w:rsidR="4FE27CD7" w:rsidRDefault="4FE27CD7" w14:paraId="6CAAAAAC" w14:textId="252A500D">
      <w:pPr>
        <w:pStyle w:val="CommentText"/>
      </w:pPr>
      <w:r w:rsidR="4FE27CD7">
        <w:rPr/>
        <w:t>E o BD em si?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JJ" w:author="JOSE ROBERTO MARTINS COSTA JUNIOR" w:date="2020-09-29T15:34:58" w:id="279087770">
    <w:p w:rsidR="4FE27CD7" w:rsidRDefault="4FE27CD7" w14:paraId="2BAD8D3C" w14:textId="47BAAE6A">
      <w:pPr>
        <w:pStyle w:val="CommentText"/>
      </w:pPr>
      <w:r w:rsidR="4FE27CD7">
        <w:rPr/>
        <w:t>Ok.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JJ" w:author="JOSE ROBERTO MARTINS COSTA JUNIOR" w:date="2020-09-29T16:31:51" w:id="588084822">
    <w:p w:rsidR="4FE27CD7" w:rsidRDefault="4FE27CD7" w14:paraId="0A8ECE84" w14:textId="77D585D8">
      <w:pPr>
        <w:pStyle w:val="CommentText"/>
      </w:pPr>
      <w:r w:rsidR="4FE27CD7">
        <w:rPr/>
        <w:t>Ok.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NF" w:author="NICHOLAS GABRIEL ROCHA FERREIRA" w:date="2020-10-01T15:10:07" w:id="2016296521">
    <w:p w:rsidR="4FE27CD7" w:rsidRDefault="4FE27CD7" w14:paraId="051CC5C6" w14:textId="70A2C2D6">
      <w:pPr>
        <w:pStyle w:val="CommentText"/>
      </w:pPr>
      <w:r w:rsidR="4FE27CD7">
        <w:rPr/>
        <w:t>ok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NF" w:author="NICHOLAS GABRIEL ROCHA FERREIRA" w:date="2020-10-01T15:10:14" w:id="545900065">
    <w:p w:rsidR="4FE27CD7" w:rsidRDefault="4FE27CD7" w14:paraId="032BAF5D" w14:textId="4772880C">
      <w:pPr>
        <w:pStyle w:val="CommentText"/>
      </w:pPr>
      <w:r w:rsidR="4FE27CD7">
        <w:rPr/>
        <w:t>ok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NF" w:author="NICHOLAS GABRIEL ROCHA FERREIRA" w:date="2020-10-02T07:44:29" w:id="975266006">
    <w:p w:rsidR="4FE27CD7" w:rsidRDefault="4FE27CD7" w14:paraId="3A6C2CE9" w14:textId="364EE4FF">
      <w:pPr>
        <w:pStyle w:val="CommentText"/>
      </w:pPr>
      <w:r w:rsidR="4FE27CD7">
        <w:rPr/>
        <w:t>ok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NF" w:author="NICHOLAS GABRIEL ROCHA FERREIRA" w:date="2020-10-02T08:17:18" w:id="2058567517">
    <w:p w:rsidR="4FE27CD7" w:rsidRDefault="4FE27CD7" w14:paraId="16A6901A" w14:textId="385F4102">
      <w:pPr>
        <w:pStyle w:val="CommentText"/>
      </w:pPr>
      <w:r w:rsidR="4FE27CD7">
        <w:rPr/>
        <w:t>ok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NF" w:author="NICHOLAS GABRIEL ROCHA FERREIRA" w:date="2020-10-02T09:52:07" w:id="1751581429">
    <w:p w:rsidR="4FE27CD7" w:rsidRDefault="4FE27CD7" w14:paraId="4FD92EFA" w14:textId="702190CA">
      <w:pPr>
        <w:pStyle w:val="CommentText"/>
      </w:pPr>
      <w:r w:rsidR="4FE27CD7">
        <w:rPr/>
        <w:t>ok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NF" w:author="NICHOLAS GABRIEL ROCHA FERREIRA" w:date="2020-10-02T09:52:17" w:id="1303201031">
    <w:p w:rsidR="4FE27CD7" w:rsidRDefault="4FE27CD7" w14:paraId="60FCEC3A" w14:textId="11308803">
      <w:pPr>
        <w:pStyle w:val="CommentText"/>
      </w:pPr>
      <w:r w:rsidR="4FE27CD7">
        <w:rPr/>
        <w:t>ok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JJ" w:author="João Gabriel Alves Junior" w:date="2020-10-06T22:17:36" w:id="828418247">
    <w:p w:rsidR="4FE27CD7" w:rsidRDefault="4FE27CD7" w14:paraId="6A696035" w14:textId="639C3299">
      <w:pPr>
        <w:pStyle w:val="CommentText"/>
      </w:pPr>
      <w:r w:rsidR="4FE27CD7">
        <w:rPr/>
        <w:t>ok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695B41DA"/>
  <w15:commentEx w15:done="1" w15:paraId="7238C4F5"/>
  <w15:commentEx w15:done="1" w15:paraId="4ECB5BA2"/>
  <w15:commentEx w15:done="1" w15:paraId="5831D1BC"/>
  <w15:commentEx w15:done="1" w15:paraId="6218EB46"/>
  <w15:commentEx w15:done="1" w15:paraId="5A0D6BE1"/>
  <w15:commentEx w15:done="1" w15:paraId="23A41198"/>
  <w15:commentEx w15:done="1" w15:paraId="0E0A3BC8"/>
  <w15:commentEx w15:done="1" w15:paraId="6CAAAAAC"/>
  <w15:commentEx w15:done="1" w15:paraId="2BAD8D3C" w15:paraIdParent="695B41DA"/>
  <w15:commentEx w15:done="1" w15:paraId="0A8ECE84" w15:paraIdParent="7238C4F5"/>
  <w15:commentEx w15:done="1" w15:paraId="051CC5C6" w15:paraIdParent="5A0D6BE1"/>
  <w15:commentEx w15:done="1" w15:paraId="032BAF5D" w15:paraIdParent="6218EB46"/>
  <w15:commentEx w15:done="1" w15:paraId="3A6C2CE9" w15:paraIdParent="0E0A3BC8"/>
  <w15:commentEx w15:done="1" w15:paraId="16A6901A" w15:paraIdParent="6CAAAAAC"/>
  <w15:commentEx w15:done="1" w15:paraId="4FD92EFA" w15:paraIdParent="5831D1BC"/>
  <w15:commentEx w15:done="1" w15:paraId="60FCEC3A" w15:paraIdParent="4ECB5BA2"/>
  <w15:commentEx w15:done="1" w15:paraId="6A696035" w15:paraIdParent="23A41198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4D3E481F" w16cex:dateUtc="2020-09-29T01:00:47Z"/>
  <w16cex:commentExtensible w16cex:durableId="263984D0" w16cex:dateUtc="2020-09-29T01:14:52Z"/>
  <w16cex:commentExtensible w16cex:durableId="72D72D31" w16cex:dateUtc="2020-09-29T01:16:17Z"/>
  <w16cex:commentExtensible w16cex:durableId="1942B6C7" w16cex:dateUtc="2020-09-29T01:19:19Z"/>
  <w16cex:commentExtensible w16cex:durableId="79CE87C7" w16cex:dateUtc="2020-09-29T01:20:37Z"/>
  <w16cex:commentExtensible w16cex:durableId="135904A6" w16cex:dateUtc="2020-09-29T01:21:33Z"/>
  <w16cex:commentExtensible w16cex:durableId="758C3B76" w16cex:dateUtc="2020-09-29T01:24:21Z"/>
  <w16cex:commentExtensible w16cex:durableId="62F8D2ED" w16cex:dateUtc="2020-09-29T01:25:02Z"/>
  <w16cex:commentExtensible w16cex:durableId="5EA4A6BF" w16cex:dateUtc="2020-09-29T01:25:25Z"/>
  <w16cex:commentExtensible w16cex:durableId="1C177D50" w16cex:dateUtc="2020-09-29T18:34:58Z"/>
  <w16cex:commentExtensible w16cex:durableId="6EF31E33" w16cex:dateUtc="2020-09-29T19:31:51Z"/>
  <w16cex:commentExtensible w16cex:durableId="1CA83980" w16cex:dateUtc="2020-10-01T18:10:07Z"/>
  <w16cex:commentExtensible w16cex:durableId="328293FB" w16cex:dateUtc="2020-10-01T18:10:14Z"/>
  <w16cex:commentExtensible w16cex:durableId="023E9447" w16cex:dateUtc="2020-10-02T10:44:29Z"/>
  <w16cex:commentExtensible w16cex:durableId="5F4717AF" w16cex:dateUtc="2020-10-02T11:17:18Z"/>
  <w16cex:commentExtensible w16cex:durableId="38FF5451" w16cex:dateUtc="2020-10-02T12:52:07Z"/>
  <w16cex:commentExtensible w16cex:durableId="4C32D399" w16cex:dateUtc="2020-10-02T12:52:17Z"/>
  <w16cex:commentExtensible w16cex:durableId="7BED25B3" w16cex:dateUtc="2020-10-07T01:17:36.172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695B41DA" w16cid:durableId="4D3E481F"/>
  <w16cid:commentId w16cid:paraId="7238C4F5" w16cid:durableId="263984D0"/>
  <w16cid:commentId w16cid:paraId="4ECB5BA2" w16cid:durableId="72D72D31"/>
  <w16cid:commentId w16cid:paraId="5831D1BC" w16cid:durableId="1942B6C7"/>
  <w16cid:commentId w16cid:paraId="6218EB46" w16cid:durableId="79CE87C7"/>
  <w16cid:commentId w16cid:paraId="5A0D6BE1" w16cid:durableId="135904A6"/>
  <w16cid:commentId w16cid:paraId="23A41198" w16cid:durableId="758C3B76"/>
  <w16cid:commentId w16cid:paraId="0E0A3BC8" w16cid:durableId="62F8D2ED"/>
  <w16cid:commentId w16cid:paraId="6CAAAAAC" w16cid:durableId="5EA4A6BF"/>
  <w16cid:commentId w16cid:paraId="2BAD8D3C" w16cid:durableId="1C177D50"/>
  <w16cid:commentId w16cid:paraId="0A8ECE84" w16cid:durableId="6EF31E33"/>
  <w16cid:commentId w16cid:paraId="051CC5C6" w16cid:durableId="1CA83980"/>
  <w16cid:commentId w16cid:paraId="032BAF5D" w16cid:durableId="328293FB"/>
  <w16cid:commentId w16cid:paraId="3A6C2CE9" w16cid:durableId="023E9447"/>
  <w16cid:commentId w16cid:paraId="16A6901A" w16cid:durableId="5F4717AF"/>
  <w16cid:commentId w16cid:paraId="4FD92EFA" w16cid:durableId="38FF5451"/>
  <w16cid:commentId w16cid:paraId="60FCEC3A" w16cid:durableId="4C32D399"/>
  <w16cid:commentId w16cid:paraId="6A696035" w16cid:durableId="7BED25B3"/>
</w16cid:commentsIds>
</file>

<file path=word/endnotes.xml><?xml version="1.0" encoding="utf-8"?>
<w:end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endnote w:type="separator" w:id="-1">
    <w:p xmlns:wp14="http://schemas.microsoft.com/office/word/2010/wordml" w:rsidR="00C70064" w:rsidRDefault="00C70064" w14:paraId="3B7B4B86" wp14:textId="77777777">
      <w:r>
        <w:separator/>
      </w:r>
    </w:p>
  </w:endnote>
  <w:endnote w:type="continuationSeparator" w:id="0">
    <w:p xmlns:wp14="http://schemas.microsoft.com/office/word/2010/wordml" w:rsidR="00C70064" w:rsidRDefault="00C70064" w14:paraId="3A0FF5F2" wp14:textId="777777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Bats">
    <w:altName w:val="Symbol"/>
    <w:panose1 w:val="00000000000000000000"/>
    <w:charset w:val="02"/>
    <w:family w:val="auto"/>
    <w:notTrueType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50602020203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C70064" w:rsidRDefault="00C70064" w14:paraId="53928121" wp14:textId="77777777">
    <w:pPr>
      <w:pStyle w:val="Footer"/>
      <w:framePr w:wrap="around" w:hAnchor="margin" w:vAnchor="text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xmlns:wp14="http://schemas.microsoft.com/office/word/2010/wordml" w:rsidR="00C70064" w:rsidRDefault="00C70064" w14:paraId="463F29E8" wp14:textId="77777777">
    <w:pPr>
      <w:pStyle w:val="Footer"/>
      <w:ind w:right="360"/>
    </w:pPr>
  </w:p>
</w:ftr>
</file>

<file path=word/footer2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C70064" w:rsidRDefault="00C70064" w14:paraId="62561044" wp14:textId="77777777">
    <w:pPr>
      <w:pStyle w:val="Footer"/>
      <w:framePr w:wrap="around" w:hAnchor="margin" w:vAnchor="text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3</w:t>
    </w:r>
    <w:r>
      <w:rPr>
        <w:rStyle w:val="PageNumber"/>
      </w:rPr>
      <w:fldChar w:fldCharType="end"/>
    </w:r>
  </w:p>
  <w:p xmlns:wp14="http://schemas.microsoft.com/office/word/2010/wordml" w:rsidR="00C70064" w:rsidRDefault="00C70064" w14:paraId="637805D2" wp14:textId="77777777">
    <w:pPr>
      <w:pStyle w:val="Footer"/>
      <w:ind w:right="360"/>
    </w:pPr>
  </w:p>
</w:ftr>
</file>

<file path=word/footnotes.xml><?xml version="1.0" encoding="utf-8"?>
<w:foot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footnote w:type="separator" w:id="-1">
    <w:p xmlns:wp14="http://schemas.microsoft.com/office/word/2010/wordml" w:rsidR="00C70064" w:rsidRDefault="00C70064" w14:paraId="5630AD66" wp14:textId="77777777">
      <w:r>
        <w:separator/>
      </w:r>
    </w:p>
  </w:footnote>
  <w:footnote w:type="continuationSeparator" w:id="0">
    <w:p xmlns:wp14="http://schemas.microsoft.com/office/word/2010/wordml" w:rsidR="00C70064" w:rsidRDefault="00C70064" w14:paraId="61829076" wp14:textId="7777777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FFFFFF80"/>
    <w:multiLevelType w:val="singleLevel"/>
    <w:tmpl w:val="6BAC04B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1">
    <w:nsid w:val="FFFFFF81"/>
    <w:multiLevelType w:val="singleLevel"/>
    <w:tmpl w:val="886613D0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2">
    <w:nsid w:val="FFFFFF89"/>
    <w:multiLevelType w:val="singleLevel"/>
    <w:tmpl w:val="AE0A667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3">
    <w:nsid w:val="00000001"/>
    <w:multiLevelType w:val="multilevel"/>
    <w:tmpl w:val="00000001"/>
    <w:name w:val="WW8Num1"/>
    <w:lvl w:ilvl="0">
      <w:start w:val="1"/>
      <w:numFmt w:val="bullet"/>
      <w:suff w:val="nothing"/>
      <w:lvlText w:val=""/>
      <w:lvlJc w:val="left"/>
      <w:pPr>
        <w:ind w:left="340" w:hanging="340"/>
      </w:pPr>
      <w:rPr>
        <w:rFonts w:ascii="Wingdings" w:hAnsi="Wingdings" w:cs="Wingdings"/>
      </w:rPr>
    </w:lvl>
    <w:lvl w:ilvl="1">
      <w:start w:val="1"/>
      <w:numFmt w:val="decimal"/>
      <w:suff w:val="nothing"/>
      <w:lvlText w:val="%2."/>
      <w:lvlJc w:val="left"/>
      <w:pPr>
        <w:ind w:left="566" w:hanging="283"/>
      </w:p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4">
    <w:nsid w:val="00000002"/>
    <w:multiLevelType w:val="hybridMultilevel"/>
    <w:tmpl w:val="00000002"/>
    <w:name w:val="WW8Num2"/>
    <w:lvl w:ilvl="0">
      <w:start w:val="1"/>
      <w:numFmt w:val="bullet"/>
      <w:suff w:val="nothing"/>
      <w:lvlText w:val=""/>
      <w:lvlJc w:val="left"/>
      <w:pPr>
        <w:ind w:left="340" w:hanging="340"/>
      </w:pPr>
      <w:rPr>
        <w:rFonts w:ascii="Wingdings" w:hAnsi="Wingdings" w:cs="Wingdings"/>
      </w:rPr>
    </w:lvl>
    <w:lvl w:ilvl="1">
      <w:start w:val="1"/>
      <w:numFmt w:val="decimal"/>
      <w:suff w:val="nothing"/>
      <w:lvlText w:val="%2."/>
      <w:lvlJc w:val="left"/>
      <w:pPr>
        <w:ind w:left="566" w:hanging="283"/>
      </w:p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5">
    <w:nsid w:val="00000003"/>
    <w:multiLevelType w:val="hybridMultilevel"/>
    <w:tmpl w:val="00000003"/>
    <w:name w:val="WW8Num3"/>
    <w:lvl w:ilvl="0">
      <w:start w:val="1"/>
      <w:numFmt w:val="bullet"/>
      <w:suff w:val="nothing"/>
      <w:lvlText w:val=""/>
      <w:lvlJc w:val="left"/>
      <w:pPr>
        <w:ind w:left="340" w:hanging="340"/>
      </w:pPr>
      <w:rPr>
        <w:rFonts w:ascii="Wingdings" w:hAnsi="Wingdings" w:cs="Wingdings"/>
        <w:color w:val="000000"/>
      </w:rPr>
    </w:lvl>
    <w:lvl w:ilvl="1">
      <w:start w:val="1"/>
      <w:numFmt w:val="decimal"/>
      <w:suff w:val="nothing"/>
      <w:lvlText w:val="%2."/>
      <w:lvlJc w:val="left"/>
      <w:pPr>
        <w:ind w:left="566" w:hanging="283"/>
      </w:p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6">
    <w:nsid w:val="00000005"/>
    <w:multiLevelType w:val="hybridMultilevel"/>
    <w:tmpl w:val="00000005"/>
    <w:name w:val="WW8Num5"/>
    <w:lvl w:ilvl="0">
      <w:start w:val="1"/>
      <w:numFmt w:val="bullet"/>
      <w:suff w:val="nothing"/>
      <w:lvlText w:val=""/>
      <w:lvlJc w:val="left"/>
      <w:pPr>
        <w:ind w:left="283" w:hanging="283"/>
      </w:pPr>
      <w:rPr>
        <w:rFonts w:ascii="StarBats" w:hAnsi="StarBats" w:cs="StarBats"/>
        <w:sz w:val="18"/>
        <w:szCs w:val="18"/>
      </w:rPr>
    </w:lvl>
    <w:lvl w:ilvl="1">
      <w:start w:val="1"/>
      <w:numFmt w:val="decimal"/>
      <w:suff w:val="nothing"/>
      <w:lvlText w:val="%2."/>
      <w:lvlJc w:val="left"/>
      <w:pPr>
        <w:ind w:left="566" w:hanging="283"/>
      </w:p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7">
    <w:nsid w:val="00000006"/>
    <w:multiLevelType w:val="hybridMultilevel"/>
    <w:tmpl w:val="00000006"/>
    <w:name w:val="WW8Num6"/>
    <w:lvl w:ilvl="0">
      <w:start w:val="1"/>
      <w:numFmt w:val="bullet"/>
      <w:suff w:val="nothing"/>
      <w:lvlText w:val=""/>
      <w:lvlJc w:val="left"/>
      <w:pPr>
        <w:ind w:left="283" w:hanging="283"/>
      </w:pPr>
      <w:rPr>
        <w:rFonts w:ascii="StarBats" w:hAnsi="StarBats" w:cs="StarBats"/>
        <w:sz w:val="18"/>
        <w:szCs w:val="18"/>
      </w:rPr>
    </w:lvl>
    <w:lvl w:ilvl="1">
      <w:start w:val="1"/>
      <w:numFmt w:val="decimal"/>
      <w:suff w:val="nothing"/>
      <w:lvlText w:val="%2."/>
      <w:lvlJc w:val="left"/>
      <w:pPr>
        <w:ind w:left="566" w:hanging="283"/>
      </w:p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8">
    <w:nsid w:val="00000007"/>
    <w:multiLevelType w:val="hybridMultilevel"/>
    <w:tmpl w:val="00000007"/>
    <w:name w:val="WW8Num7"/>
    <w:lvl w:ilvl="0">
      <w:start w:val="1"/>
      <w:numFmt w:val="bullet"/>
      <w:suff w:val="nothing"/>
      <w:lvlText w:val=""/>
      <w:lvlJc w:val="left"/>
      <w:pPr>
        <w:ind w:left="283" w:hanging="283"/>
      </w:pPr>
      <w:rPr>
        <w:rFonts w:ascii="StarBats" w:hAnsi="StarBats" w:cs="StarBats"/>
        <w:sz w:val="18"/>
        <w:szCs w:val="18"/>
      </w:rPr>
    </w:lvl>
    <w:lvl w:ilvl="1">
      <w:start w:val="1"/>
      <w:numFmt w:val="decimal"/>
      <w:suff w:val="nothing"/>
      <w:lvlText w:val="%2."/>
      <w:lvlJc w:val="left"/>
      <w:pPr>
        <w:ind w:left="566" w:hanging="283"/>
      </w:p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9">
    <w:nsid w:val="00000008"/>
    <w:multiLevelType w:val="hybridMultilevel"/>
    <w:tmpl w:val="00000008"/>
    <w:name w:val="WW8Num8"/>
    <w:lvl w:ilvl="0">
      <w:start w:val="1"/>
      <w:numFmt w:val="bullet"/>
      <w:suff w:val="nothing"/>
      <w:lvlText w:val=""/>
      <w:lvlJc w:val="left"/>
      <w:pPr>
        <w:ind w:left="283" w:hanging="283"/>
      </w:pPr>
      <w:rPr>
        <w:rFonts w:ascii="StarBats" w:hAnsi="StarBats" w:cs="StarBats"/>
        <w:sz w:val="18"/>
        <w:szCs w:val="18"/>
      </w:rPr>
    </w:lvl>
    <w:lvl w:ilvl="1">
      <w:start w:val="1"/>
      <w:numFmt w:val="decimal"/>
      <w:suff w:val="nothing"/>
      <w:lvlText w:val="%2."/>
      <w:lvlJc w:val="left"/>
      <w:pPr>
        <w:ind w:left="566" w:hanging="283"/>
      </w:p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10">
    <w:nsid w:val="00000009"/>
    <w:multiLevelType w:val="hybridMultilevel"/>
    <w:tmpl w:val="00000009"/>
    <w:name w:val="WW8Num9"/>
    <w:lvl w:ilvl="0">
      <w:start w:val="1"/>
      <w:numFmt w:val="bullet"/>
      <w:suff w:val="nothing"/>
      <w:lvlText w:val=""/>
      <w:lvlJc w:val="left"/>
      <w:pPr>
        <w:ind w:left="283" w:hanging="283"/>
      </w:pPr>
      <w:rPr>
        <w:rFonts w:ascii="StarBats" w:hAnsi="StarBats" w:cs="StarBats"/>
        <w:sz w:val="18"/>
        <w:szCs w:val="18"/>
      </w:rPr>
    </w:lvl>
    <w:lvl w:ilvl="1">
      <w:start w:val="1"/>
      <w:numFmt w:val="decimal"/>
      <w:suff w:val="nothing"/>
      <w:lvlText w:val="%2."/>
      <w:lvlJc w:val="left"/>
      <w:pPr>
        <w:ind w:left="566" w:hanging="283"/>
      </w:p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11">
    <w:nsid w:val="0000000A"/>
    <w:multiLevelType w:val="hybridMultilevel"/>
    <w:tmpl w:val="0000000A"/>
    <w:name w:val="WW8Num10"/>
    <w:lvl w:ilvl="0">
      <w:start w:val="1"/>
      <w:numFmt w:val="bullet"/>
      <w:suff w:val="nothing"/>
      <w:lvlText w:val=""/>
      <w:lvlJc w:val="left"/>
      <w:pPr>
        <w:ind w:left="283" w:hanging="283"/>
      </w:pPr>
      <w:rPr>
        <w:rFonts w:ascii="StarBats" w:hAnsi="StarBats" w:cs="StarBats"/>
        <w:sz w:val="18"/>
        <w:szCs w:val="18"/>
      </w:rPr>
    </w:lvl>
    <w:lvl w:ilvl="1">
      <w:start w:val="1"/>
      <w:numFmt w:val="decimal"/>
      <w:suff w:val="nothing"/>
      <w:lvlText w:val="%2."/>
      <w:lvlJc w:val="left"/>
      <w:pPr>
        <w:ind w:left="566" w:hanging="283"/>
      </w:p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12">
    <w:nsid w:val="0000000B"/>
    <w:multiLevelType w:val="hybridMultilevel"/>
    <w:tmpl w:val="0000000B"/>
    <w:name w:val="WW8Num11"/>
    <w:lvl w:ilvl="0">
      <w:start w:val="1"/>
      <w:numFmt w:val="bullet"/>
      <w:suff w:val="nothing"/>
      <w:lvlText w:val=""/>
      <w:lvlJc w:val="left"/>
      <w:pPr>
        <w:ind w:left="283" w:hanging="283"/>
      </w:pPr>
      <w:rPr>
        <w:rFonts w:ascii="StarBats" w:hAnsi="StarBats" w:cs="StarBats"/>
        <w:sz w:val="18"/>
        <w:szCs w:val="18"/>
      </w:rPr>
    </w:lvl>
    <w:lvl w:ilvl="1">
      <w:start w:val="1"/>
      <w:numFmt w:val="decimal"/>
      <w:suff w:val="nothing"/>
      <w:lvlText w:val="%2."/>
      <w:lvlJc w:val="left"/>
      <w:pPr>
        <w:ind w:left="566" w:hanging="283"/>
      </w:p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13">
    <w:nsid w:val="34D17928"/>
    <w:multiLevelType w:val="hybridMultilevel"/>
    <w:tmpl w:val="9168D938"/>
    <w:lvl w:ilvl="0">
      <w:start w:val="6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4">
    <w:nsid w:val="3A3A7F38"/>
    <w:multiLevelType w:val="hybridMultilevel"/>
    <w:tmpl w:val="B640645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3FA96B55"/>
    <w:multiLevelType w:val="hybridMultilevel"/>
    <w:tmpl w:val="04C0A0F6"/>
    <w:lvl w:ilvl="0">
      <w:start w:val="3"/>
      <w:numFmt w:val="none"/>
      <w:lvlText w:val="4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/>
        <w:bCs/>
        <w:i w:val="0"/>
        <w:iCs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>
    <w:nsid w:val="432D4CF3"/>
    <w:multiLevelType w:val="hybridMultilevel"/>
    <w:tmpl w:val="E5382C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 w:cs="Symbol"/>
      </w:rPr>
    </w:lvl>
  </w:abstractNum>
  <w:abstractNum w:abstractNumId="17">
    <w:nsid w:val="488B3085"/>
    <w:multiLevelType w:val="hybridMultilevel"/>
    <w:tmpl w:val="D65C187A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D8D6217"/>
    <w:multiLevelType w:val="hybridMultilevel"/>
    <w:tmpl w:val="D4AA2782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785F2B60"/>
    <w:multiLevelType w:val="hybridMultilevel"/>
    <w:tmpl w:val="1EC498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B5368A7"/>
    <w:multiLevelType w:val="hybrid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22">
    <w:abstractNumId w:val="29"/>
  </w:num>
  <w:num w:numId="21">
    <w:abstractNumId w:val="28"/>
  </w:num>
  <w:num w:numId="20">
    <w:abstractNumId w:val="27"/>
  </w:num>
  <w:num w:numId="19">
    <w:abstractNumId w:val="26"/>
  </w:num>
  <w:num w:numId="18">
    <w:abstractNumId w:val="25"/>
  </w:num>
  <w:num w:numId="17">
    <w:abstractNumId w:val="24"/>
  </w:num>
  <w:num w:numId="16">
    <w:abstractNumId w:val="23"/>
  </w:num>
  <w:num w:numId="15">
    <w:abstractNumId w:val="22"/>
  </w:num>
  <w:num w:numId="14">
    <w:abstractNumId w:val="21"/>
  </w:num>
  <w:num w:numId="1">
    <w:abstractNumId w:val="2"/>
  </w:num>
  <w:num w:numId="2">
    <w:abstractNumId w:val="1"/>
  </w:num>
  <w:num w:numId="3">
    <w:abstractNumId w:val="0"/>
  </w:num>
  <w:num w:numId="4">
    <w:abstractNumId w:val="16"/>
  </w:num>
  <w:num w:numId="5">
    <w:abstractNumId w:val="13"/>
  </w:num>
  <w:num w:numId="6">
    <w:abstractNumId w:val="17"/>
  </w:num>
  <w:num w:numId="7">
    <w:abstractNumId w:val="15"/>
  </w:num>
  <w:num w:numId="8">
    <w:abstractNumId w:val="18"/>
  </w:num>
  <w:num w:numId="9">
    <w:abstractNumId w:val="20"/>
  </w:num>
  <w:num w:numId="10">
    <w:abstractNumId w:val="14"/>
  </w:num>
  <w:num w:numId="11">
    <w:abstractNumId w:val="17"/>
  </w:num>
  <w:num w:numId="12">
    <w:abstractNumId w:val="17"/>
  </w:num>
  <w:num w:numId="13">
    <w:abstractNumId w:val="19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NICHOLAS GABRIEL ROCHA FERREIRA">
    <w15:presenceInfo w15:providerId="AD" w15:userId="S::0039186@academico.ifmg.edu.br::9a606de1-f3f9-46e8-88ee-d1cc3bfb9ce1"/>
  </w15:person>
  <w15:person w15:author="Carlos Eduardo Paulino Silva">
    <w15:presenceInfo w15:providerId="AD" w15:userId="S::carlos.paulino@academico.ifmg.edu.br::eeceeb03-3c74-454d-a940-c26bdcf39a6a"/>
  </w15:person>
  <w15:person w15:author="João Gabriel Alves Junior">
    <w15:presenceInfo w15:providerId="AD" w15:userId="S::0039246@academico.ifmg.edu.br::71bd2812-4c62-45cd-a126-43949884e70d"/>
  </w15:person>
  <w15:person w15:author="JOSE ROBERTO MARTINS COSTA JUNIOR">
    <w15:presenceInfo w15:providerId="AD" w15:userId="S::0039244@academico.ifmg.edu.br::ee67b513-d85b-4e10-8872-4f0886b12010"/>
  </w15:person>
</w15:people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00"/>
  <w:embedSystemFonts/>
  <w:stylePaneFormatFilter w:val="3F01"/>
  <w:trackRevisions w:val="false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doNotValidateAgainstSchema/>
  <w:doNotDemarcateInvalidXml/>
  <w:footnotePr>
    <w:pos w:val="beneathText"/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5451C4"/>
    <w:rsid w:val="00002019"/>
    <w:rsid w:val="0000CA6E"/>
    <w:rsid w:val="00012666"/>
    <w:rsid w:val="00051CA0"/>
    <w:rsid w:val="00066FDB"/>
    <w:rsid w:val="00081A15"/>
    <w:rsid w:val="000B172E"/>
    <w:rsid w:val="000B63B4"/>
    <w:rsid w:val="000F6D31"/>
    <w:rsid w:val="00101893"/>
    <w:rsid w:val="0010615F"/>
    <w:rsid w:val="00113024"/>
    <w:rsid w:val="001319F0"/>
    <w:rsid w:val="00133830"/>
    <w:rsid w:val="00141FC0"/>
    <w:rsid w:val="00166492"/>
    <w:rsid w:val="001F62C8"/>
    <w:rsid w:val="002048DC"/>
    <w:rsid w:val="002157DC"/>
    <w:rsid w:val="00222315"/>
    <w:rsid w:val="002602AE"/>
    <w:rsid w:val="00286C90"/>
    <w:rsid w:val="002C3872"/>
    <w:rsid w:val="002D2B68"/>
    <w:rsid w:val="002E156E"/>
    <w:rsid w:val="002F5DFB"/>
    <w:rsid w:val="003034A4"/>
    <w:rsid w:val="003038B4"/>
    <w:rsid w:val="00307AF6"/>
    <w:rsid w:val="0031578F"/>
    <w:rsid w:val="00355880"/>
    <w:rsid w:val="0039C176"/>
    <w:rsid w:val="003C608A"/>
    <w:rsid w:val="003D7EDF"/>
    <w:rsid w:val="003E19C8"/>
    <w:rsid w:val="003EAE86"/>
    <w:rsid w:val="00405DD8"/>
    <w:rsid w:val="004077E3"/>
    <w:rsid w:val="00492E40"/>
    <w:rsid w:val="004B7284"/>
    <w:rsid w:val="004C3AB1"/>
    <w:rsid w:val="00516DA8"/>
    <w:rsid w:val="005256F8"/>
    <w:rsid w:val="0052BBFF"/>
    <w:rsid w:val="0054514B"/>
    <w:rsid w:val="005451C4"/>
    <w:rsid w:val="00561CBC"/>
    <w:rsid w:val="00567BE1"/>
    <w:rsid w:val="005825F9"/>
    <w:rsid w:val="00596E82"/>
    <w:rsid w:val="005A0089"/>
    <w:rsid w:val="005A3DCA"/>
    <w:rsid w:val="005DFC9C"/>
    <w:rsid w:val="005E5884"/>
    <w:rsid w:val="00645196"/>
    <w:rsid w:val="006703DF"/>
    <w:rsid w:val="00673E27"/>
    <w:rsid w:val="00674E26"/>
    <w:rsid w:val="006B54DE"/>
    <w:rsid w:val="006C4460"/>
    <w:rsid w:val="00720667"/>
    <w:rsid w:val="00724C1C"/>
    <w:rsid w:val="00750117"/>
    <w:rsid w:val="00753BC7"/>
    <w:rsid w:val="00770BC2"/>
    <w:rsid w:val="00793DEB"/>
    <w:rsid w:val="007C6415"/>
    <w:rsid w:val="007E3952"/>
    <w:rsid w:val="007F3030"/>
    <w:rsid w:val="0080150B"/>
    <w:rsid w:val="00804018"/>
    <w:rsid w:val="00812AB8"/>
    <w:rsid w:val="0081F965"/>
    <w:rsid w:val="00820DDA"/>
    <w:rsid w:val="00840EF7"/>
    <w:rsid w:val="008D353C"/>
    <w:rsid w:val="008F0C9C"/>
    <w:rsid w:val="008F7CAA"/>
    <w:rsid w:val="00905E8A"/>
    <w:rsid w:val="00936500"/>
    <w:rsid w:val="00973A4A"/>
    <w:rsid w:val="00973A4A"/>
    <w:rsid w:val="009A1307"/>
    <w:rsid w:val="009B154A"/>
    <w:rsid w:val="00A04582"/>
    <w:rsid w:val="00A26E3D"/>
    <w:rsid w:val="00A32ACD"/>
    <w:rsid w:val="00A41E36"/>
    <w:rsid w:val="00A52610"/>
    <w:rsid w:val="00A66256"/>
    <w:rsid w:val="00A67D41"/>
    <w:rsid w:val="00A67DAF"/>
    <w:rsid w:val="00A77176"/>
    <w:rsid w:val="00A7D59C"/>
    <w:rsid w:val="00A91FE1"/>
    <w:rsid w:val="00ACBECB"/>
    <w:rsid w:val="00B12D1D"/>
    <w:rsid w:val="00B13D48"/>
    <w:rsid w:val="00B50FDD"/>
    <w:rsid w:val="00B54781"/>
    <w:rsid w:val="00B56728"/>
    <w:rsid w:val="00B673C5"/>
    <w:rsid w:val="00B977E0"/>
    <w:rsid w:val="00BD2CCD"/>
    <w:rsid w:val="00BE52FA"/>
    <w:rsid w:val="00C35B4E"/>
    <w:rsid w:val="00C509EB"/>
    <w:rsid w:val="00C54DDD"/>
    <w:rsid w:val="00C70064"/>
    <w:rsid w:val="00C70766"/>
    <w:rsid w:val="00CA7E0A"/>
    <w:rsid w:val="00CD1820"/>
    <w:rsid w:val="00CD3BCC"/>
    <w:rsid w:val="00CDD209"/>
    <w:rsid w:val="00D05252"/>
    <w:rsid w:val="00D242F1"/>
    <w:rsid w:val="00D24A43"/>
    <w:rsid w:val="00D33FF6"/>
    <w:rsid w:val="00D3601D"/>
    <w:rsid w:val="00D76720"/>
    <w:rsid w:val="00D76B40"/>
    <w:rsid w:val="00DA5F98"/>
    <w:rsid w:val="00DC193D"/>
    <w:rsid w:val="00DD6D2B"/>
    <w:rsid w:val="00DFA3D5"/>
    <w:rsid w:val="00E22E4C"/>
    <w:rsid w:val="00E255CF"/>
    <w:rsid w:val="00E3256B"/>
    <w:rsid w:val="00E34271"/>
    <w:rsid w:val="00E407C9"/>
    <w:rsid w:val="00E41CF6"/>
    <w:rsid w:val="00E44700"/>
    <w:rsid w:val="00E516E8"/>
    <w:rsid w:val="00E90F8A"/>
    <w:rsid w:val="00EA4504"/>
    <w:rsid w:val="00EC73AA"/>
    <w:rsid w:val="00EF59A3"/>
    <w:rsid w:val="00F07651"/>
    <w:rsid w:val="00F24917"/>
    <w:rsid w:val="00F306CC"/>
    <w:rsid w:val="00F419BE"/>
    <w:rsid w:val="00F81709"/>
    <w:rsid w:val="00FC47D3"/>
    <w:rsid w:val="0106B128"/>
    <w:rsid w:val="01132D75"/>
    <w:rsid w:val="012BB700"/>
    <w:rsid w:val="013FE72A"/>
    <w:rsid w:val="015A8133"/>
    <w:rsid w:val="015E2E59"/>
    <w:rsid w:val="0160EEFC"/>
    <w:rsid w:val="016B5D46"/>
    <w:rsid w:val="017EA158"/>
    <w:rsid w:val="01800D53"/>
    <w:rsid w:val="018060A9"/>
    <w:rsid w:val="01815188"/>
    <w:rsid w:val="0183E50C"/>
    <w:rsid w:val="0187AD0F"/>
    <w:rsid w:val="019B3F62"/>
    <w:rsid w:val="01D0F7A8"/>
    <w:rsid w:val="01D29C68"/>
    <w:rsid w:val="01D2EB87"/>
    <w:rsid w:val="01D9F02F"/>
    <w:rsid w:val="01EBC51C"/>
    <w:rsid w:val="01ED8AA5"/>
    <w:rsid w:val="01EE5138"/>
    <w:rsid w:val="02172569"/>
    <w:rsid w:val="022E68DF"/>
    <w:rsid w:val="023C9F56"/>
    <w:rsid w:val="025DD69F"/>
    <w:rsid w:val="026C946E"/>
    <w:rsid w:val="0274A26F"/>
    <w:rsid w:val="028E60DF"/>
    <w:rsid w:val="029049EB"/>
    <w:rsid w:val="02955E9D"/>
    <w:rsid w:val="029DD2AE"/>
    <w:rsid w:val="02AA7D5E"/>
    <w:rsid w:val="02AF47F5"/>
    <w:rsid w:val="02C59932"/>
    <w:rsid w:val="02C9A34B"/>
    <w:rsid w:val="02D0E25A"/>
    <w:rsid w:val="02E3D11F"/>
    <w:rsid w:val="02E7F554"/>
    <w:rsid w:val="02F65A23"/>
    <w:rsid w:val="02FBAA9A"/>
    <w:rsid w:val="02FEAC10"/>
    <w:rsid w:val="03005D9D"/>
    <w:rsid w:val="030B602C"/>
    <w:rsid w:val="030EC3A7"/>
    <w:rsid w:val="03243A1D"/>
    <w:rsid w:val="03371480"/>
    <w:rsid w:val="035DF54E"/>
    <w:rsid w:val="035EE166"/>
    <w:rsid w:val="0388E28D"/>
    <w:rsid w:val="038945D3"/>
    <w:rsid w:val="0394B73F"/>
    <w:rsid w:val="03AC5F03"/>
    <w:rsid w:val="03B103D6"/>
    <w:rsid w:val="03D66AA9"/>
    <w:rsid w:val="03F1FA5E"/>
    <w:rsid w:val="04300E36"/>
    <w:rsid w:val="04305074"/>
    <w:rsid w:val="04468287"/>
    <w:rsid w:val="0448B9B0"/>
    <w:rsid w:val="0460CCE7"/>
    <w:rsid w:val="0461D742"/>
    <w:rsid w:val="0471F15B"/>
    <w:rsid w:val="047E18A5"/>
    <w:rsid w:val="04886629"/>
    <w:rsid w:val="04A517D3"/>
    <w:rsid w:val="04A5A76D"/>
    <w:rsid w:val="04A854E9"/>
    <w:rsid w:val="04B9650B"/>
    <w:rsid w:val="04C34AD1"/>
    <w:rsid w:val="04CA975A"/>
    <w:rsid w:val="04EDA1C7"/>
    <w:rsid w:val="04EE2F88"/>
    <w:rsid w:val="0508BEF7"/>
    <w:rsid w:val="050DC35A"/>
    <w:rsid w:val="05161831"/>
    <w:rsid w:val="0523D539"/>
    <w:rsid w:val="05288649"/>
    <w:rsid w:val="0562ABFE"/>
    <w:rsid w:val="0571D175"/>
    <w:rsid w:val="0573A450"/>
    <w:rsid w:val="05757CCE"/>
    <w:rsid w:val="0580E316"/>
    <w:rsid w:val="05814130"/>
    <w:rsid w:val="059919EB"/>
    <w:rsid w:val="05A90EA3"/>
    <w:rsid w:val="05AC3962"/>
    <w:rsid w:val="05B1D92B"/>
    <w:rsid w:val="05BE36E0"/>
    <w:rsid w:val="05C0EA47"/>
    <w:rsid w:val="05E32EB0"/>
    <w:rsid w:val="05F2E877"/>
    <w:rsid w:val="05F8DCAB"/>
    <w:rsid w:val="06282FB5"/>
    <w:rsid w:val="0640B8A3"/>
    <w:rsid w:val="06450EA4"/>
    <w:rsid w:val="066B2817"/>
    <w:rsid w:val="066EBDD7"/>
    <w:rsid w:val="06717B2A"/>
    <w:rsid w:val="0672C9A4"/>
    <w:rsid w:val="06846144"/>
    <w:rsid w:val="06874FF5"/>
    <w:rsid w:val="06A3DB5F"/>
    <w:rsid w:val="06A9A66F"/>
    <w:rsid w:val="06CA3C59"/>
    <w:rsid w:val="06D4ED63"/>
    <w:rsid w:val="06DD379F"/>
    <w:rsid w:val="06FD52DE"/>
    <w:rsid w:val="072437C7"/>
    <w:rsid w:val="07282B28"/>
    <w:rsid w:val="072A7EFD"/>
    <w:rsid w:val="073ADDA3"/>
    <w:rsid w:val="074335BD"/>
    <w:rsid w:val="074868A5"/>
    <w:rsid w:val="07862CA1"/>
    <w:rsid w:val="079E37A1"/>
    <w:rsid w:val="07A108EA"/>
    <w:rsid w:val="07A681B9"/>
    <w:rsid w:val="07AE20E8"/>
    <w:rsid w:val="07C7741A"/>
    <w:rsid w:val="07D9B028"/>
    <w:rsid w:val="0800C315"/>
    <w:rsid w:val="0801BB7F"/>
    <w:rsid w:val="08098EDE"/>
    <w:rsid w:val="081674A7"/>
    <w:rsid w:val="081979A3"/>
    <w:rsid w:val="0834E020"/>
    <w:rsid w:val="084DBE09"/>
    <w:rsid w:val="086BE65C"/>
    <w:rsid w:val="088E257F"/>
    <w:rsid w:val="08A8074D"/>
    <w:rsid w:val="08AC00F8"/>
    <w:rsid w:val="08AE0C0C"/>
    <w:rsid w:val="08BA7B50"/>
    <w:rsid w:val="08C083AE"/>
    <w:rsid w:val="08C46262"/>
    <w:rsid w:val="08D3CDCE"/>
    <w:rsid w:val="08DB21B3"/>
    <w:rsid w:val="08F4CE4F"/>
    <w:rsid w:val="08F8B3B7"/>
    <w:rsid w:val="09045754"/>
    <w:rsid w:val="0905A221"/>
    <w:rsid w:val="090A0535"/>
    <w:rsid w:val="0925DD95"/>
    <w:rsid w:val="095E9E62"/>
    <w:rsid w:val="095EEAA6"/>
    <w:rsid w:val="09678E48"/>
    <w:rsid w:val="09749EB2"/>
    <w:rsid w:val="0974FF39"/>
    <w:rsid w:val="09968F14"/>
    <w:rsid w:val="099CD30E"/>
    <w:rsid w:val="09B296CD"/>
    <w:rsid w:val="09BF7C6A"/>
    <w:rsid w:val="09CA0C10"/>
    <w:rsid w:val="09D5DB74"/>
    <w:rsid w:val="09D610AE"/>
    <w:rsid w:val="09DC64BB"/>
    <w:rsid w:val="09F4B8C3"/>
    <w:rsid w:val="0A076E53"/>
    <w:rsid w:val="0A0BAF0C"/>
    <w:rsid w:val="0A13B18D"/>
    <w:rsid w:val="0A201312"/>
    <w:rsid w:val="0A36B7A3"/>
    <w:rsid w:val="0A3D68FB"/>
    <w:rsid w:val="0A74E1A7"/>
    <w:rsid w:val="0A78C753"/>
    <w:rsid w:val="0A8D67F5"/>
    <w:rsid w:val="0A928DB9"/>
    <w:rsid w:val="0A9C80F9"/>
    <w:rsid w:val="0AA0E991"/>
    <w:rsid w:val="0AA24B2A"/>
    <w:rsid w:val="0AADA2F3"/>
    <w:rsid w:val="0AB0449E"/>
    <w:rsid w:val="0AB0449E"/>
    <w:rsid w:val="0AB42689"/>
    <w:rsid w:val="0AB99777"/>
    <w:rsid w:val="0ABECDAA"/>
    <w:rsid w:val="0AC19329"/>
    <w:rsid w:val="0AC8945B"/>
    <w:rsid w:val="0AD118C6"/>
    <w:rsid w:val="0AD8E55A"/>
    <w:rsid w:val="0AE77571"/>
    <w:rsid w:val="0AEF3BF0"/>
    <w:rsid w:val="0AEF54B1"/>
    <w:rsid w:val="0AF7EDDE"/>
    <w:rsid w:val="0AF8F497"/>
    <w:rsid w:val="0B2B2321"/>
    <w:rsid w:val="0B2EA8EB"/>
    <w:rsid w:val="0B445B1C"/>
    <w:rsid w:val="0B4A961D"/>
    <w:rsid w:val="0B4F4305"/>
    <w:rsid w:val="0B58C5F0"/>
    <w:rsid w:val="0B62A051"/>
    <w:rsid w:val="0B81B647"/>
    <w:rsid w:val="0B81B9FE"/>
    <w:rsid w:val="0B90E214"/>
    <w:rsid w:val="0BA46E10"/>
    <w:rsid w:val="0BA5111B"/>
    <w:rsid w:val="0BA88FE5"/>
    <w:rsid w:val="0BB4CF8D"/>
    <w:rsid w:val="0BC5F144"/>
    <w:rsid w:val="0BC73FCF"/>
    <w:rsid w:val="0BC73FCF"/>
    <w:rsid w:val="0BD02E9B"/>
    <w:rsid w:val="0BD04EFF"/>
    <w:rsid w:val="0BDB2009"/>
    <w:rsid w:val="0BDF52B4"/>
    <w:rsid w:val="0BEE7DF0"/>
    <w:rsid w:val="0C0B92A6"/>
    <w:rsid w:val="0C0D9C9C"/>
    <w:rsid w:val="0C15EE3D"/>
    <w:rsid w:val="0C28B1A4"/>
    <w:rsid w:val="0C3D8A5E"/>
    <w:rsid w:val="0C3F8072"/>
    <w:rsid w:val="0C431F48"/>
    <w:rsid w:val="0C5E3044"/>
    <w:rsid w:val="0C8D3502"/>
    <w:rsid w:val="0C92BC6E"/>
    <w:rsid w:val="0C961B75"/>
    <w:rsid w:val="0C970924"/>
    <w:rsid w:val="0C9C7715"/>
    <w:rsid w:val="0CA1A536"/>
    <w:rsid w:val="0CA60AED"/>
    <w:rsid w:val="0CCA342C"/>
    <w:rsid w:val="0CEDD937"/>
    <w:rsid w:val="0D09FD7B"/>
    <w:rsid w:val="0D1190D9"/>
    <w:rsid w:val="0D2F93F2"/>
    <w:rsid w:val="0D32F4DC"/>
    <w:rsid w:val="0D3A0AA2"/>
    <w:rsid w:val="0D561B1F"/>
    <w:rsid w:val="0D71A595"/>
    <w:rsid w:val="0D7860EE"/>
    <w:rsid w:val="0D7A06A7"/>
    <w:rsid w:val="0D7A0E41"/>
    <w:rsid w:val="0D88670D"/>
    <w:rsid w:val="0D8E723B"/>
    <w:rsid w:val="0D9D580D"/>
    <w:rsid w:val="0DABBDF5"/>
    <w:rsid w:val="0DB07ECB"/>
    <w:rsid w:val="0DB8E8A6"/>
    <w:rsid w:val="0DC5E0C9"/>
    <w:rsid w:val="0DD6090B"/>
    <w:rsid w:val="0DDF944C"/>
    <w:rsid w:val="0DF4A154"/>
    <w:rsid w:val="0DF9CFA6"/>
    <w:rsid w:val="0E35BC21"/>
    <w:rsid w:val="0E449365"/>
    <w:rsid w:val="0E466220"/>
    <w:rsid w:val="0E46A9AF"/>
    <w:rsid w:val="0E5A0C03"/>
    <w:rsid w:val="0E5A8970"/>
    <w:rsid w:val="0E84756F"/>
    <w:rsid w:val="0E8475B5"/>
    <w:rsid w:val="0E8E48FA"/>
    <w:rsid w:val="0EA4214C"/>
    <w:rsid w:val="0EAABF11"/>
    <w:rsid w:val="0EB91B9B"/>
    <w:rsid w:val="0EC32F71"/>
    <w:rsid w:val="0EC69C4B"/>
    <w:rsid w:val="0ECEE89A"/>
    <w:rsid w:val="0EE16024"/>
    <w:rsid w:val="0F0573B7"/>
    <w:rsid w:val="0F089543"/>
    <w:rsid w:val="0F2B0ACD"/>
    <w:rsid w:val="0F2CD612"/>
    <w:rsid w:val="0F3686EE"/>
    <w:rsid w:val="0F368F83"/>
    <w:rsid w:val="0F36F86E"/>
    <w:rsid w:val="0F407BC4"/>
    <w:rsid w:val="0F4C5E91"/>
    <w:rsid w:val="0F568315"/>
    <w:rsid w:val="0F575AB0"/>
    <w:rsid w:val="0F5AAEB0"/>
    <w:rsid w:val="0F5C79AC"/>
    <w:rsid w:val="0F7EF50B"/>
    <w:rsid w:val="0F8620D7"/>
    <w:rsid w:val="0F870922"/>
    <w:rsid w:val="0F94A041"/>
    <w:rsid w:val="0F982261"/>
    <w:rsid w:val="0FA8C155"/>
    <w:rsid w:val="0FB99A0E"/>
    <w:rsid w:val="0FDE4FD1"/>
    <w:rsid w:val="0FE08B4A"/>
    <w:rsid w:val="100235EB"/>
    <w:rsid w:val="10123221"/>
    <w:rsid w:val="1013B5E1"/>
    <w:rsid w:val="1032669B"/>
    <w:rsid w:val="1039670E"/>
    <w:rsid w:val="103B2F11"/>
    <w:rsid w:val="1045EF59"/>
    <w:rsid w:val="10585D40"/>
    <w:rsid w:val="106AB135"/>
    <w:rsid w:val="1074AA46"/>
    <w:rsid w:val="107ED0C1"/>
    <w:rsid w:val="10883AD4"/>
    <w:rsid w:val="108BD51B"/>
    <w:rsid w:val="10949303"/>
    <w:rsid w:val="1096E5E8"/>
    <w:rsid w:val="10AB29A4"/>
    <w:rsid w:val="10ACD838"/>
    <w:rsid w:val="10BDFAAC"/>
    <w:rsid w:val="10C5DBF5"/>
    <w:rsid w:val="10F31C45"/>
    <w:rsid w:val="10FB1913"/>
    <w:rsid w:val="112330B8"/>
    <w:rsid w:val="11256D5D"/>
    <w:rsid w:val="113DE953"/>
    <w:rsid w:val="1155BE59"/>
    <w:rsid w:val="11706CFA"/>
    <w:rsid w:val="11934F6D"/>
    <w:rsid w:val="11A56454"/>
    <w:rsid w:val="11A90E77"/>
    <w:rsid w:val="11B1E25E"/>
    <w:rsid w:val="11BA088F"/>
    <w:rsid w:val="11BB1A98"/>
    <w:rsid w:val="11BFB375"/>
    <w:rsid w:val="11C39279"/>
    <w:rsid w:val="11C604D0"/>
    <w:rsid w:val="11D225FC"/>
    <w:rsid w:val="11DC2CC6"/>
    <w:rsid w:val="11DC45BB"/>
    <w:rsid w:val="11E12293"/>
    <w:rsid w:val="11E40DA3"/>
    <w:rsid w:val="11E5A796"/>
    <w:rsid w:val="11F4E6C1"/>
    <w:rsid w:val="122F553D"/>
    <w:rsid w:val="124C1B61"/>
    <w:rsid w:val="12523D82"/>
    <w:rsid w:val="12552BBB"/>
    <w:rsid w:val="1264FDC2"/>
    <w:rsid w:val="127526FA"/>
    <w:rsid w:val="1282EECC"/>
    <w:rsid w:val="12863D23"/>
    <w:rsid w:val="1288350F"/>
    <w:rsid w:val="12C688BA"/>
    <w:rsid w:val="12D5E406"/>
    <w:rsid w:val="12D96BD4"/>
    <w:rsid w:val="12E53F38"/>
    <w:rsid w:val="12E6251C"/>
    <w:rsid w:val="12E80089"/>
    <w:rsid w:val="12F17ED8"/>
    <w:rsid w:val="13102EC4"/>
    <w:rsid w:val="1320A094"/>
    <w:rsid w:val="13240A5C"/>
    <w:rsid w:val="134929B8"/>
    <w:rsid w:val="135AB224"/>
    <w:rsid w:val="135B41F4"/>
    <w:rsid w:val="1369437D"/>
    <w:rsid w:val="136D540A"/>
    <w:rsid w:val="13773352"/>
    <w:rsid w:val="137A56B0"/>
    <w:rsid w:val="137AC9D6"/>
    <w:rsid w:val="137C327D"/>
    <w:rsid w:val="13848EF8"/>
    <w:rsid w:val="139E27AC"/>
    <w:rsid w:val="13ADA46D"/>
    <w:rsid w:val="13C9B673"/>
    <w:rsid w:val="13D4A095"/>
    <w:rsid w:val="13D9B2AE"/>
    <w:rsid w:val="13ED3288"/>
    <w:rsid w:val="140EB159"/>
    <w:rsid w:val="14104DE6"/>
    <w:rsid w:val="142F63B9"/>
    <w:rsid w:val="1430B216"/>
    <w:rsid w:val="14376016"/>
    <w:rsid w:val="1450B107"/>
    <w:rsid w:val="146CC3DE"/>
    <w:rsid w:val="147CB34A"/>
    <w:rsid w:val="148B40CC"/>
    <w:rsid w:val="14C0324A"/>
    <w:rsid w:val="14CDA029"/>
    <w:rsid w:val="14CE0DFB"/>
    <w:rsid w:val="14D11D4B"/>
    <w:rsid w:val="14DBCEAC"/>
    <w:rsid w:val="14E4A101"/>
    <w:rsid w:val="15169DEB"/>
    <w:rsid w:val="15184D43"/>
    <w:rsid w:val="1533BB69"/>
    <w:rsid w:val="153E741A"/>
    <w:rsid w:val="1543A2DA"/>
    <w:rsid w:val="1545FCE0"/>
    <w:rsid w:val="1548462E"/>
    <w:rsid w:val="15620706"/>
    <w:rsid w:val="15750CDA"/>
    <w:rsid w:val="15A96853"/>
    <w:rsid w:val="15B2AC15"/>
    <w:rsid w:val="15BC367E"/>
    <w:rsid w:val="15BD0CAD"/>
    <w:rsid w:val="15D97E24"/>
    <w:rsid w:val="15E47CA8"/>
    <w:rsid w:val="15E93FAC"/>
    <w:rsid w:val="15EA9B45"/>
    <w:rsid w:val="1622E33D"/>
    <w:rsid w:val="1627112D"/>
    <w:rsid w:val="16289682"/>
    <w:rsid w:val="16599C12"/>
    <w:rsid w:val="1677CF39"/>
    <w:rsid w:val="167FB65F"/>
    <w:rsid w:val="169F956C"/>
    <w:rsid w:val="16B16E36"/>
    <w:rsid w:val="16BE3D90"/>
    <w:rsid w:val="16DD1767"/>
    <w:rsid w:val="16E076EC"/>
    <w:rsid w:val="16F13874"/>
    <w:rsid w:val="16FE0DEA"/>
    <w:rsid w:val="1709C126"/>
    <w:rsid w:val="171E3783"/>
    <w:rsid w:val="1720D38B"/>
    <w:rsid w:val="172F52CB"/>
    <w:rsid w:val="17301A60"/>
    <w:rsid w:val="17497B22"/>
    <w:rsid w:val="17A87BE8"/>
    <w:rsid w:val="17B0CA8E"/>
    <w:rsid w:val="17B9C127"/>
    <w:rsid w:val="17BF0778"/>
    <w:rsid w:val="17CFBC4E"/>
    <w:rsid w:val="17FF35AA"/>
    <w:rsid w:val="18000A14"/>
    <w:rsid w:val="18014CB5"/>
    <w:rsid w:val="180ABFA1"/>
    <w:rsid w:val="1811F954"/>
    <w:rsid w:val="182E0C8B"/>
    <w:rsid w:val="1832FFBD"/>
    <w:rsid w:val="183A79B5"/>
    <w:rsid w:val="18531C52"/>
    <w:rsid w:val="185EC496"/>
    <w:rsid w:val="187CE8F0"/>
    <w:rsid w:val="189A2E9C"/>
    <w:rsid w:val="18A43061"/>
    <w:rsid w:val="18BDCAE5"/>
    <w:rsid w:val="18DB7ADC"/>
    <w:rsid w:val="190795BC"/>
    <w:rsid w:val="190F5AC6"/>
    <w:rsid w:val="19397C10"/>
    <w:rsid w:val="195CD69F"/>
    <w:rsid w:val="195FB568"/>
    <w:rsid w:val="1964559A"/>
    <w:rsid w:val="196C2FA6"/>
    <w:rsid w:val="196CB3BD"/>
    <w:rsid w:val="196E2570"/>
    <w:rsid w:val="1995AEF7"/>
    <w:rsid w:val="199D46CB"/>
    <w:rsid w:val="19A01358"/>
    <w:rsid w:val="19C7BFBF"/>
    <w:rsid w:val="19D0989E"/>
    <w:rsid w:val="1A03F8D2"/>
    <w:rsid w:val="1A079904"/>
    <w:rsid w:val="1A07C7E5"/>
    <w:rsid w:val="1A0CBADD"/>
    <w:rsid w:val="1A19698A"/>
    <w:rsid w:val="1A22A701"/>
    <w:rsid w:val="1A25BDA2"/>
    <w:rsid w:val="1A36E201"/>
    <w:rsid w:val="1A3ECFF2"/>
    <w:rsid w:val="1A409113"/>
    <w:rsid w:val="1A44842A"/>
    <w:rsid w:val="1A7C154D"/>
    <w:rsid w:val="1A9C725A"/>
    <w:rsid w:val="1AA25480"/>
    <w:rsid w:val="1AAAB3DD"/>
    <w:rsid w:val="1ACE5948"/>
    <w:rsid w:val="1AD0A2F6"/>
    <w:rsid w:val="1AD0A2F6"/>
    <w:rsid w:val="1B069AD7"/>
    <w:rsid w:val="1B0FF021"/>
    <w:rsid w:val="1B1FEFD8"/>
    <w:rsid w:val="1B326AA7"/>
    <w:rsid w:val="1B3587C3"/>
    <w:rsid w:val="1B38A1DF"/>
    <w:rsid w:val="1B3CC8EB"/>
    <w:rsid w:val="1B43A57E"/>
    <w:rsid w:val="1B4E4024"/>
    <w:rsid w:val="1B55E04B"/>
    <w:rsid w:val="1B55F243"/>
    <w:rsid w:val="1B5E4E7F"/>
    <w:rsid w:val="1B6939F2"/>
    <w:rsid w:val="1B6F4E3F"/>
    <w:rsid w:val="1B9399B8"/>
    <w:rsid w:val="1B9B9F6B"/>
    <w:rsid w:val="1BA0B5E8"/>
    <w:rsid w:val="1BA1FDC5"/>
    <w:rsid w:val="1BAA5E99"/>
    <w:rsid w:val="1BADC3F1"/>
    <w:rsid w:val="1BBBDE25"/>
    <w:rsid w:val="1BBD4C78"/>
    <w:rsid w:val="1BECBD93"/>
    <w:rsid w:val="1BEE2D29"/>
    <w:rsid w:val="1BF710BE"/>
    <w:rsid w:val="1BF9DEB7"/>
    <w:rsid w:val="1C04A782"/>
    <w:rsid w:val="1C1CAAC0"/>
    <w:rsid w:val="1C2FDBDD"/>
    <w:rsid w:val="1C3271F0"/>
    <w:rsid w:val="1C3C3449"/>
    <w:rsid w:val="1C722DB8"/>
    <w:rsid w:val="1C826DB5"/>
    <w:rsid w:val="1C840FA3"/>
    <w:rsid w:val="1C8B3505"/>
    <w:rsid w:val="1C999A5F"/>
    <w:rsid w:val="1C9F55C6"/>
    <w:rsid w:val="1CA49187"/>
    <w:rsid w:val="1CB0EA44"/>
    <w:rsid w:val="1CC4F33C"/>
    <w:rsid w:val="1CC754F1"/>
    <w:rsid w:val="1CCB03E4"/>
    <w:rsid w:val="1CE579D9"/>
    <w:rsid w:val="1CE70FAF"/>
    <w:rsid w:val="1D07D91C"/>
    <w:rsid w:val="1D0992A6"/>
    <w:rsid w:val="1D15ECC5"/>
    <w:rsid w:val="1D1804A6"/>
    <w:rsid w:val="1D288D5B"/>
    <w:rsid w:val="1D367D21"/>
    <w:rsid w:val="1D3A004B"/>
    <w:rsid w:val="1D5A4264"/>
    <w:rsid w:val="1D5D722E"/>
    <w:rsid w:val="1D6BA965"/>
    <w:rsid w:val="1D891B4E"/>
    <w:rsid w:val="1DA6DD2B"/>
    <w:rsid w:val="1DAEA41E"/>
    <w:rsid w:val="1DB36BA7"/>
    <w:rsid w:val="1DC895A4"/>
    <w:rsid w:val="1DCC9D47"/>
    <w:rsid w:val="1DCFA5E3"/>
    <w:rsid w:val="1DDD4146"/>
    <w:rsid w:val="1DEC326E"/>
    <w:rsid w:val="1DF41CA5"/>
    <w:rsid w:val="1E03D21E"/>
    <w:rsid w:val="1E340C15"/>
    <w:rsid w:val="1E3D6306"/>
    <w:rsid w:val="1E444422"/>
    <w:rsid w:val="1E476368"/>
    <w:rsid w:val="1E5A49DD"/>
    <w:rsid w:val="1E6E0F82"/>
    <w:rsid w:val="1E77C14D"/>
    <w:rsid w:val="1E9404C5"/>
    <w:rsid w:val="1EA2D9CB"/>
    <w:rsid w:val="1EA55E37"/>
    <w:rsid w:val="1EC0C743"/>
    <w:rsid w:val="1EC7E378"/>
    <w:rsid w:val="1EC7E378"/>
    <w:rsid w:val="1ECD3D6D"/>
    <w:rsid w:val="1EEBC2DC"/>
    <w:rsid w:val="1EF032AC"/>
    <w:rsid w:val="1F08F35C"/>
    <w:rsid w:val="1F3D8345"/>
    <w:rsid w:val="1F3EF4F7"/>
    <w:rsid w:val="1F540284"/>
    <w:rsid w:val="1F6F6A22"/>
    <w:rsid w:val="1F722ABF"/>
    <w:rsid w:val="1F7D5782"/>
    <w:rsid w:val="1F7FAE51"/>
    <w:rsid w:val="1F92C2BE"/>
    <w:rsid w:val="1F9B14D2"/>
    <w:rsid w:val="1FA5098F"/>
    <w:rsid w:val="1FB0075B"/>
    <w:rsid w:val="1FB26DC8"/>
    <w:rsid w:val="1FBE5BF8"/>
    <w:rsid w:val="1FC17ABE"/>
    <w:rsid w:val="1FCBBF7E"/>
    <w:rsid w:val="1FCD134C"/>
    <w:rsid w:val="1FFE0CA9"/>
    <w:rsid w:val="1FFFAE17"/>
    <w:rsid w:val="200ED8DB"/>
    <w:rsid w:val="20239A47"/>
    <w:rsid w:val="20258D77"/>
    <w:rsid w:val="202F54CF"/>
    <w:rsid w:val="2068C057"/>
    <w:rsid w:val="20781E74"/>
    <w:rsid w:val="20883FA9"/>
    <w:rsid w:val="2090E42C"/>
    <w:rsid w:val="2099E8F1"/>
    <w:rsid w:val="209EBE7D"/>
    <w:rsid w:val="209FA11F"/>
    <w:rsid w:val="20ACD2E2"/>
    <w:rsid w:val="20AD82F6"/>
    <w:rsid w:val="20B45E78"/>
    <w:rsid w:val="210B033D"/>
    <w:rsid w:val="21256D00"/>
    <w:rsid w:val="21279853"/>
    <w:rsid w:val="212A031B"/>
    <w:rsid w:val="21490792"/>
    <w:rsid w:val="215C4332"/>
    <w:rsid w:val="2167C773"/>
    <w:rsid w:val="2176C0E9"/>
    <w:rsid w:val="218E9E60"/>
    <w:rsid w:val="21B087A3"/>
    <w:rsid w:val="21B1B305"/>
    <w:rsid w:val="21C7ECB5"/>
    <w:rsid w:val="21CC88F3"/>
    <w:rsid w:val="21CEC47B"/>
    <w:rsid w:val="21D2CD78"/>
    <w:rsid w:val="21D79A21"/>
    <w:rsid w:val="21E5108C"/>
    <w:rsid w:val="21E7712C"/>
    <w:rsid w:val="21FEA3F2"/>
    <w:rsid w:val="2206DCAF"/>
    <w:rsid w:val="220B2FEE"/>
    <w:rsid w:val="22143F5B"/>
    <w:rsid w:val="222DE069"/>
    <w:rsid w:val="223280FD"/>
    <w:rsid w:val="223280FD"/>
    <w:rsid w:val="223AB43C"/>
    <w:rsid w:val="2247BBB5"/>
    <w:rsid w:val="225053E6"/>
    <w:rsid w:val="226A7485"/>
    <w:rsid w:val="226C7FDF"/>
    <w:rsid w:val="227064A2"/>
    <w:rsid w:val="22790E84"/>
    <w:rsid w:val="227D2984"/>
    <w:rsid w:val="22978551"/>
    <w:rsid w:val="229AF696"/>
    <w:rsid w:val="22A11BEC"/>
    <w:rsid w:val="22A2DA03"/>
    <w:rsid w:val="22AA1E00"/>
    <w:rsid w:val="22CBD261"/>
    <w:rsid w:val="22CF0873"/>
    <w:rsid w:val="22D6B11A"/>
    <w:rsid w:val="22F1EE58"/>
    <w:rsid w:val="23041457"/>
    <w:rsid w:val="23147224"/>
    <w:rsid w:val="231ED068"/>
    <w:rsid w:val="232C8232"/>
    <w:rsid w:val="23365D53"/>
    <w:rsid w:val="233AFB1B"/>
    <w:rsid w:val="233D87EA"/>
    <w:rsid w:val="2349D3B8"/>
    <w:rsid w:val="23804BEA"/>
    <w:rsid w:val="23873895"/>
    <w:rsid w:val="238FCD76"/>
    <w:rsid w:val="2393BFC1"/>
    <w:rsid w:val="23B29EE4"/>
    <w:rsid w:val="23BC80D5"/>
    <w:rsid w:val="23C23DB3"/>
    <w:rsid w:val="23C30AEA"/>
    <w:rsid w:val="23D1ADA2"/>
    <w:rsid w:val="23EAA923"/>
    <w:rsid w:val="23ECBE2F"/>
    <w:rsid w:val="241FE505"/>
    <w:rsid w:val="2433C2A9"/>
    <w:rsid w:val="2444E8ED"/>
    <w:rsid w:val="24482CA1"/>
    <w:rsid w:val="244D2987"/>
    <w:rsid w:val="2450B4FA"/>
    <w:rsid w:val="246B3DD7"/>
    <w:rsid w:val="246FF9B9"/>
    <w:rsid w:val="247BAF4A"/>
    <w:rsid w:val="24819700"/>
    <w:rsid w:val="248CE846"/>
    <w:rsid w:val="249F7016"/>
    <w:rsid w:val="249FF437"/>
    <w:rsid w:val="24A1CFF7"/>
    <w:rsid w:val="24AE033A"/>
    <w:rsid w:val="24BBCEF8"/>
    <w:rsid w:val="24C12604"/>
    <w:rsid w:val="24C93FE5"/>
    <w:rsid w:val="24E111F4"/>
    <w:rsid w:val="24E45810"/>
    <w:rsid w:val="24F3CB1B"/>
    <w:rsid w:val="252B8AA6"/>
    <w:rsid w:val="253EF2DF"/>
    <w:rsid w:val="25567C12"/>
    <w:rsid w:val="2557CBCD"/>
    <w:rsid w:val="25709F31"/>
    <w:rsid w:val="257552F5"/>
    <w:rsid w:val="25828B0A"/>
    <w:rsid w:val="25927AEA"/>
    <w:rsid w:val="259F695B"/>
    <w:rsid w:val="25A7C872"/>
    <w:rsid w:val="25BA4E0E"/>
    <w:rsid w:val="25C30075"/>
    <w:rsid w:val="25D21F83"/>
    <w:rsid w:val="25D63ECC"/>
    <w:rsid w:val="25F08EAB"/>
    <w:rsid w:val="2606F605"/>
    <w:rsid w:val="260FF1F9"/>
    <w:rsid w:val="261671DA"/>
    <w:rsid w:val="262CAFBA"/>
    <w:rsid w:val="2640DDCE"/>
    <w:rsid w:val="264A9231"/>
    <w:rsid w:val="264B3BAA"/>
    <w:rsid w:val="264ECF35"/>
    <w:rsid w:val="2651CE2A"/>
    <w:rsid w:val="26632782"/>
    <w:rsid w:val="2667976F"/>
    <w:rsid w:val="268583C1"/>
    <w:rsid w:val="269A5729"/>
    <w:rsid w:val="269C6574"/>
    <w:rsid w:val="26A2024E"/>
    <w:rsid w:val="26A3E0DE"/>
    <w:rsid w:val="26A5E83A"/>
    <w:rsid w:val="26B94F1A"/>
    <w:rsid w:val="26C46282"/>
    <w:rsid w:val="26C4C6BE"/>
    <w:rsid w:val="26C77CA6"/>
    <w:rsid w:val="26D7E9F4"/>
    <w:rsid w:val="26E58202"/>
    <w:rsid w:val="26E590FA"/>
    <w:rsid w:val="26F566E0"/>
    <w:rsid w:val="26F65AD3"/>
    <w:rsid w:val="26FB1D23"/>
    <w:rsid w:val="27015885"/>
    <w:rsid w:val="2706C7E8"/>
    <w:rsid w:val="27188C9D"/>
    <w:rsid w:val="27198C90"/>
    <w:rsid w:val="2720D10C"/>
    <w:rsid w:val="27344E11"/>
    <w:rsid w:val="273719C3"/>
    <w:rsid w:val="273FEC29"/>
    <w:rsid w:val="275B1B7E"/>
    <w:rsid w:val="2776BFDD"/>
    <w:rsid w:val="278AF35B"/>
    <w:rsid w:val="2792A225"/>
    <w:rsid w:val="279893F1"/>
    <w:rsid w:val="27A5AE00"/>
    <w:rsid w:val="27A77A70"/>
    <w:rsid w:val="27B7858E"/>
    <w:rsid w:val="27B7F4E6"/>
    <w:rsid w:val="27BAB926"/>
    <w:rsid w:val="27CEF851"/>
    <w:rsid w:val="27ED4BC7"/>
    <w:rsid w:val="2815629C"/>
    <w:rsid w:val="2816914C"/>
    <w:rsid w:val="281B5196"/>
    <w:rsid w:val="283F2218"/>
    <w:rsid w:val="2843C773"/>
    <w:rsid w:val="2847FD8C"/>
    <w:rsid w:val="285813CA"/>
    <w:rsid w:val="285AA9B8"/>
    <w:rsid w:val="285C13A9"/>
    <w:rsid w:val="286EAA0C"/>
    <w:rsid w:val="2872E1A1"/>
    <w:rsid w:val="2875E981"/>
    <w:rsid w:val="28909B1B"/>
    <w:rsid w:val="28B9ADA0"/>
    <w:rsid w:val="28D93190"/>
    <w:rsid w:val="28E46FFC"/>
    <w:rsid w:val="28ECA6E6"/>
    <w:rsid w:val="2927FA36"/>
    <w:rsid w:val="293EAEFA"/>
    <w:rsid w:val="294F34A7"/>
    <w:rsid w:val="296DABB9"/>
    <w:rsid w:val="2974E728"/>
    <w:rsid w:val="29817DBC"/>
    <w:rsid w:val="29A6F078"/>
    <w:rsid w:val="29BFF36A"/>
    <w:rsid w:val="29C3CFC2"/>
    <w:rsid w:val="29C66229"/>
    <w:rsid w:val="29C7C36C"/>
    <w:rsid w:val="29CDEED5"/>
    <w:rsid w:val="29ECDFD9"/>
    <w:rsid w:val="2A187DDF"/>
    <w:rsid w:val="2A18845A"/>
    <w:rsid w:val="2A212763"/>
    <w:rsid w:val="2A3837CC"/>
    <w:rsid w:val="2A392530"/>
    <w:rsid w:val="2A559319"/>
    <w:rsid w:val="2A6C1A39"/>
    <w:rsid w:val="2A7DA331"/>
    <w:rsid w:val="2A808B28"/>
    <w:rsid w:val="2AADD557"/>
    <w:rsid w:val="2ABDB1B7"/>
    <w:rsid w:val="2ABE7870"/>
    <w:rsid w:val="2ACFF529"/>
    <w:rsid w:val="2ADD26E0"/>
    <w:rsid w:val="2B011D0D"/>
    <w:rsid w:val="2B19A70A"/>
    <w:rsid w:val="2B32AAF0"/>
    <w:rsid w:val="2B3A58B0"/>
    <w:rsid w:val="2B3D6A10"/>
    <w:rsid w:val="2B48D135"/>
    <w:rsid w:val="2B4B8040"/>
    <w:rsid w:val="2B5CB4AB"/>
    <w:rsid w:val="2B840082"/>
    <w:rsid w:val="2B96BF40"/>
    <w:rsid w:val="2BA1229C"/>
    <w:rsid w:val="2BAB6585"/>
    <w:rsid w:val="2BAD7E86"/>
    <w:rsid w:val="2BB44202"/>
    <w:rsid w:val="2BCA420C"/>
    <w:rsid w:val="2BEEA40D"/>
    <w:rsid w:val="2BF4C821"/>
    <w:rsid w:val="2C26CF7D"/>
    <w:rsid w:val="2C26F4FC"/>
    <w:rsid w:val="2C28A1F9"/>
    <w:rsid w:val="2C314591"/>
    <w:rsid w:val="2C362F13"/>
    <w:rsid w:val="2C430841"/>
    <w:rsid w:val="2C440BB1"/>
    <w:rsid w:val="2C4B9061"/>
    <w:rsid w:val="2C4EA78C"/>
    <w:rsid w:val="2C5360DF"/>
    <w:rsid w:val="2C53B152"/>
    <w:rsid w:val="2C5D275F"/>
    <w:rsid w:val="2C672B0C"/>
    <w:rsid w:val="2C87412E"/>
    <w:rsid w:val="2C8B1A98"/>
    <w:rsid w:val="2C98D586"/>
    <w:rsid w:val="2C9D5217"/>
    <w:rsid w:val="2CAF241C"/>
    <w:rsid w:val="2CB70916"/>
    <w:rsid w:val="2CC7661D"/>
    <w:rsid w:val="2D011D59"/>
    <w:rsid w:val="2D08DCBC"/>
    <w:rsid w:val="2D0AD541"/>
    <w:rsid w:val="2D0B7057"/>
    <w:rsid w:val="2D16A182"/>
    <w:rsid w:val="2D35168B"/>
    <w:rsid w:val="2D3779F1"/>
    <w:rsid w:val="2D407F85"/>
    <w:rsid w:val="2D4607E0"/>
    <w:rsid w:val="2D47B010"/>
    <w:rsid w:val="2D47F38D"/>
    <w:rsid w:val="2D4A493F"/>
    <w:rsid w:val="2D58C3AB"/>
    <w:rsid w:val="2D6B2F1A"/>
    <w:rsid w:val="2D8487C4"/>
    <w:rsid w:val="2D86C9C6"/>
    <w:rsid w:val="2D8A1428"/>
    <w:rsid w:val="2D8BA15A"/>
    <w:rsid w:val="2D9869DD"/>
    <w:rsid w:val="2D9869DD"/>
    <w:rsid w:val="2DA31AF6"/>
    <w:rsid w:val="2DA9FE2C"/>
    <w:rsid w:val="2DCA2DF7"/>
    <w:rsid w:val="2DEFEDC4"/>
    <w:rsid w:val="2E0EF67B"/>
    <w:rsid w:val="2E1B7B00"/>
    <w:rsid w:val="2E2215EA"/>
    <w:rsid w:val="2E2DAF01"/>
    <w:rsid w:val="2E4F3CD9"/>
    <w:rsid w:val="2E57FD2D"/>
    <w:rsid w:val="2EB4B502"/>
    <w:rsid w:val="2ECA1E34"/>
    <w:rsid w:val="2EE1CAD1"/>
    <w:rsid w:val="2F10C722"/>
    <w:rsid w:val="2F1A5EC5"/>
    <w:rsid w:val="2F221C5B"/>
    <w:rsid w:val="2F442180"/>
    <w:rsid w:val="2F47ABE1"/>
    <w:rsid w:val="2F76D7ED"/>
    <w:rsid w:val="2F8DAB35"/>
    <w:rsid w:val="2F8FDFF1"/>
    <w:rsid w:val="2F9E904C"/>
    <w:rsid w:val="2FA302D1"/>
    <w:rsid w:val="2FA5CB30"/>
    <w:rsid w:val="2FBBB309"/>
    <w:rsid w:val="2FBE6A84"/>
    <w:rsid w:val="2FD2E29E"/>
    <w:rsid w:val="2FD614A8"/>
    <w:rsid w:val="2FD75230"/>
    <w:rsid w:val="2FE4351C"/>
    <w:rsid w:val="2FE68041"/>
    <w:rsid w:val="2FF7E293"/>
    <w:rsid w:val="2FF8B403"/>
    <w:rsid w:val="2FF91791"/>
    <w:rsid w:val="300372C4"/>
    <w:rsid w:val="3034094B"/>
    <w:rsid w:val="30455FA4"/>
    <w:rsid w:val="3059C9CE"/>
    <w:rsid w:val="3065EE95"/>
    <w:rsid w:val="306C4111"/>
    <w:rsid w:val="3097ED7A"/>
    <w:rsid w:val="30991974"/>
    <w:rsid w:val="30AC110C"/>
    <w:rsid w:val="30C5AA04"/>
    <w:rsid w:val="30D7A28D"/>
    <w:rsid w:val="30DC5CAE"/>
    <w:rsid w:val="30DEA41C"/>
    <w:rsid w:val="30E465D2"/>
    <w:rsid w:val="30E465D2"/>
    <w:rsid w:val="30E5AE37"/>
    <w:rsid w:val="30FA33D7"/>
    <w:rsid w:val="30FDBBCF"/>
    <w:rsid w:val="31174E8D"/>
    <w:rsid w:val="31193BEB"/>
    <w:rsid w:val="312C4B47"/>
    <w:rsid w:val="3133EF2F"/>
    <w:rsid w:val="31394D94"/>
    <w:rsid w:val="313BFF16"/>
    <w:rsid w:val="31669092"/>
    <w:rsid w:val="3168D61C"/>
    <w:rsid w:val="3183864B"/>
    <w:rsid w:val="318AAD93"/>
    <w:rsid w:val="3190E84C"/>
    <w:rsid w:val="3196A982"/>
    <w:rsid w:val="3196E582"/>
    <w:rsid w:val="319EC8B7"/>
    <w:rsid w:val="31A31A5C"/>
    <w:rsid w:val="31B356BD"/>
    <w:rsid w:val="31C672C3"/>
    <w:rsid w:val="31E47760"/>
    <w:rsid w:val="31FB30D3"/>
    <w:rsid w:val="3202A358"/>
    <w:rsid w:val="320AE3A9"/>
    <w:rsid w:val="3215B865"/>
    <w:rsid w:val="3219A8BE"/>
    <w:rsid w:val="321D2FFB"/>
    <w:rsid w:val="321E3321"/>
    <w:rsid w:val="3243627D"/>
    <w:rsid w:val="324A1DDE"/>
    <w:rsid w:val="325726D3"/>
    <w:rsid w:val="325BA096"/>
    <w:rsid w:val="32725C17"/>
    <w:rsid w:val="32801F36"/>
    <w:rsid w:val="32863DE0"/>
    <w:rsid w:val="328A2341"/>
    <w:rsid w:val="32964469"/>
    <w:rsid w:val="329900DB"/>
    <w:rsid w:val="32AA0B4A"/>
    <w:rsid w:val="32CA8AD7"/>
    <w:rsid w:val="32CF0D82"/>
    <w:rsid w:val="32E2A84C"/>
    <w:rsid w:val="334A2A86"/>
    <w:rsid w:val="337F2782"/>
    <w:rsid w:val="3386A7FD"/>
    <w:rsid w:val="33956F5F"/>
    <w:rsid w:val="339A46C9"/>
    <w:rsid w:val="33AD0154"/>
    <w:rsid w:val="33C82F69"/>
    <w:rsid w:val="33C884EE"/>
    <w:rsid w:val="33DFB5A7"/>
    <w:rsid w:val="33E17118"/>
    <w:rsid w:val="33E35516"/>
    <w:rsid w:val="34024C8A"/>
    <w:rsid w:val="3407F987"/>
    <w:rsid w:val="340969A3"/>
    <w:rsid w:val="340C7452"/>
    <w:rsid w:val="3416D7BD"/>
    <w:rsid w:val="34201ABF"/>
    <w:rsid w:val="3424826E"/>
    <w:rsid w:val="34296123"/>
    <w:rsid w:val="342EE7ED"/>
    <w:rsid w:val="34354BDB"/>
    <w:rsid w:val="344140F8"/>
    <w:rsid w:val="34653CF0"/>
    <w:rsid w:val="3480D765"/>
    <w:rsid w:val="3480D765"/>
    <w:rsid w:val="3493A950"/>
    <w:rsid w:val="349D3B4D"/>
    <w:rsid w:val="34A571A7"/>
    <w:rsid w:val="34A7C76A"/>
    <w:rsid w:val="34B21E69"/>
    <w:rsid w:val="34B58FC6"/>
    <w:rsid w:val="34E2E396"/>
    <w:rsid w:val="34EEEFAE"/>
    <w:rsid w:val="3500EC41"/>
    <w:rsid w:val="3531AECF"/>
    <w:rsid w:val="353F2EC2"/>
    <w:rsid w:val="35432DBF"/>
    <w:rsid w:val="35495536"/>
    <w:rsid w:val="3561C8B2"/>
    <w:rsid w:val="357BEE05"/>
    <w:rsid w:val="357E39A8"/>
    <w:rsid w:val="35805887"/>
    <w:rsid w:val="359F3785"/>
    <w:rsid w:val="35BAE345"/>
    <w:rsid w:val="35D56261"/>
    <w:rsid w:val="35D56261"/>
    <w:rsid w:val="35E7D9A7"/>
    <w:rsid w:val="35E81DAE"/>
    <w:rsid w:val="35ECBD8E"/>
    <w:rsid w:val="35EDE6F8"/>
    <w:rsid w:val="35F4EF79"/>
    <w:rsid w:val="35F6C0EC"/>
    <w:rsid w:val="3608CCA0"/>
    <w:rsid w:val="36311709"/>
    <w:rsid w:val="364667F5"/>
    <w:rsid w:val="36476AD3"/>
    <w:rsid w:val="364825C1"/>
    <w:rsid w:val="3659FBEA"/>
    <w:rsid w:val="365A0D74"/>
    <w:rsid w:val="365FA538"/>
    <w:rsid w:val="366AE7BC"/>
    <w:rsid w:val="366D9DB0"/>
    <w:rsid w:val="3686CE3B"/>
    <w:rsid w:val="368A3923"/>
    <w:rsid w:val="3695EA27"/>
    <w:rsid w:val="3698CCA7"/>
    <w:rsid w:val="36995263"/>
    <w:rsid w:val="369DC7AC"/>
    <w:rsid w:val="36AB4BF0"/>
    <w:rsid w:val="36B308CE"/>
    <w:rsid w:val="36B366C1"/>
    <w:rsid w:val="36BC7084"/>
    <w:rsid w:val="36FD997D"/>
    <w:rsid w:val="37000CBE"/>
    <w:rsid w:val="373AEE54"/>
    <w:rsid w:val="37421604"/>
    <w:rsid w:val="3751CD88"/>
    <w:rsid w:val="375C3349"/>
    <w:rsid w:val="375C53BB"/>
    <w:rsid w:val="377A6FBE"/>
    <w:rsid w:val="377B95A0"/>
    <w:rsid w:val="37A81166"/>
    <w:rsid w:val="37AF34C9"/>
    <w:rsid w:val="37D4AD52"/>
    <w:rsid w:val="37D7D76B"/>
    <w:rsid w:val="37E7EAB4"/>
    <w:rsid w:val="37E8C2F5"/>
    <w:rsid w:val="37E9D986"/>
    <w:rsid w:val="37EB23FB"/>
    <w:rsid w:val="37F07434"/>
    <w:rsid w:val="37F27BC4"/>
    <w:rsid w:val="3815FEB7"/>
    <w:rsid w:val="38320507"/>
    <w:rsid w:val="384A73A9"/>
    <w:rsid w:val="385C55C9"/>
    <w:rsid w:val="3880BBD1"/>
    <w:rsid w:val="38845EF5"/>
    <w:rsid w:val="388D597F"/>
    <w:rsid w:val="389D43E2"/>
    <w:rsid w:val="38A77C62"/>
    <w:rsid w:val="38A971BC"/>
    <w:rsid w:val="38BC07D6"/>
    <w:rsid w:val="38D26940"/>
    <w:rsid w:val="38EAC9EB"/>
    <w:rsid w:val="38FB31C5"/>
    <w:rsid w:val="3903F381"/>
    <w:rsid w:val="390E9805"/>
    <w:rsid w:val="390F40B0"/>
    <w:rsid w:val="3913CD8C"/>
    <w:rsid w:val="39160C98"/>
    <w:rsid w:val="391967A8"/>
    <w:rsid w:val="391D26FD"/>
    <w:rsid w:val="3932C4CE"/>
    <w:rsid w:val="393FBF6A"/>
    <w:rsid w:val="39460B6A"/>
    <w:rsid w:val="3947EF7E"/>
    <w:rsid w:val="394BEF2B"/>
    <w:rsid w:val="3955F5B9"/>
    <w:rsid w:val="395CCB6C"/>
    <w:rsid w:val="3976BD13"/>
    <w:rsid w:val="398D3894"/>
    <w:rsid w:val="399B6AB0"/>
    <w:rsid w:val="39A4BE68"/>
    <w:rsid w:val="39AAB505"/>
    <w:rsid w:val="39CD5EFA"/>
    <w:rsid w:val="39D32889"/>
    <w:rsid w:val="39DF5CBD"/>
    <w:rsid w:val="39E0429B"/>
    <w:rsid w:val="39F197E6"/>
    <w:rsid w:val="3A152EA9"/>
    <w:rsid w:val="3A1556B9"/>
    <w:rsid w:val="3A21B14A"/>
    <w:rsid w:val="3A2740C2"/>
    <w:rsid w:val="3A50EF60"/>
    <w:rsid w:val="3A534037"/>
    <w:rsid w:val="3A68EB85"/>
    <w:rsid w:val="3A6A9EED"/>
    <w:rsid w:val="3A6AAF33"/>
    <w:rsid w:val="3A6F020C"/>
    <w:rsid w:val="3A8D4AAB"/>
    <w:rsid w:val="3A966924"/>
    <w:rsid w:val="3ABDFE80"/>
    <w:rsid w:val="3AD0B5A3"/>
    <w:rsid w:val="3AD3205E"/>
    <w:rsid w:val="3AD56128"/>
    <w:rsid w:val="3ADF8F2C"/>
    <w:rsid w:val="3B084333"/>
    <w:rsid w:val="3B1232E2"/>
    <w:rsid w:val="3B17457F"/>
    <w:rsid w:val="3B3A670F"/>
    <w:rsid w:val="3B401695"/>
    <w:rsid w:val="3B513525"/>
    <w:rsid w:val="3B558254"/>
    <w:rsid w:val="3B5FFA05"/>
    <w:rsid w:val="3B6C08ED"/>
    <w:rsid w:val="3B708BEA"/>
    <w:rsid w:val="3B717BA3"/>
    <w:rsid w:val="3B81137D"/>
    <w:rsid w:val="3B988251"/>
    <w:rsid w:val="3BAF3876"/>
    <w:rsid w:val="3BBF417E"/>
    <w:rsid w:val="3BD01BBA"/>
    <w:rsid w:val="3BEBCAC2"/>
    <w:rsid w:val="3BFE5F3F"/>
    <w:rsid w:val="3C1D7033"/>
    <w:rsid w:val="3C202474"/>
    <w:rsid w:val="3C340836"/>
    <w:rsid w:val="3C41AE0F"/>
    <w:rsid w:val="3C422427"/>
    <w:rsid w:val="3C460173"/>
    <w:rsid w:val="3C48ECDF"/>
    <w:rsid w:val="3C52D55C"/>
    <w:rsid w:val="3C5B0974"/>
    <w:rsid w:val="3C68AC4D"/>
    <w:rsid w:val="3C719C2E"/>
    <w:rsid w:val="3C9A3D2D"/>
    <w:rsid w:val="3C9F5415"/>
    <w:rsid w:val="3C9FFCFD"/>
    <w:rsid w:val="3CB5518F"/>
    <w:rsid w:val="3CCB4F17"/>
    <w:rsid w:val="3CD0A7B3"/>
    <w:rsid w:val="3CD7BF33"/>
    <w:rsid w:val="3CDD2AAC"/>
    <w:rsid w:val="3CE40706"/>
    <w:rsid w:val="3CF77A16"/>
    <w:rsid w:val="3CF9508D"/>
    <w:rsid w:val="3CFD3F83"/>
    <w:rsid w:val="3D0C0144"/>
    <w:rsid w:val="3D2AAA9E"/>
    <w:rsid w:val="3D3331CA"/>
    <w:rsid w:val="3D3B30F0"/>
    <w:rsid w:val="3D622B81"/>
    <w:rsid w:val="3D659197"/>
    <w:rsid w:val="3D68B0DA"/>
    <w:rsid w:val="3D865473"/>
    <w:rsid w:val="3DA01EB9"/>
    <w:rsid w:val="3DA31BAC"/>
    <w:rsid w:val="3DAE3C28"/>
    <w:rsid w:val="3DB5161B"/>
    <w:rsid w:val="3DB7B61F"/>
    <w:rsid w:val="3DB807E5"/>
    <w:rsid w:val="3DBB620E"/>
    <w:rsid w:val="3DC88ACF"/>
    <w:rsid w:val="3DE3AA15"/>
    <w:rsid w:val="3E09D568"/>
    <w:rsid w:val="3E11E284"/>
    <w:rsid w:val="3E1B832C"/>
    <w:rsid w:val="3E2AC06F"/>
    <w:rsid w:val="3E4BB7FB"/>
    <w:rsid w:val="3E5A459A"/>
    <w:rsid w:val="3E77B757"/>
    <w:rsid w:val="3E8122FC"/>
    <w:rsid w:val="3E857C45"/>
    <w:rsid w:val="3E85BC49"/>
    <w:rsid w:val="3E8632A9"/>
    <w:rsid w:val="3E8BB167"/>
    <w:rsid w:val="3E9CE519"/>
    <w:rsid w:val="3EAD2146"/>
    <w:rsid w:val="3EB4FF81"/>
    <w:rsid w:val="3EBEA7F4"/>
    <w:rsid w:val="3EC461EF"/>
    <w:rsid w:val="3ED16616"/>
    <w:rsid w:val="3ED43CC5"/>
    <w:rsid w:val="3EFE963B"/>
    <w:rsid w:val="3EFEBD2F"/>
    <w:rsid w:val="3F0842B2"/>
    <w:rsid w:val="3F0B31BC"/>
    <w:rsid w:val="3F290811"/>
    <w:rsid w:val="3F413838"/>
    <w:rsid w:val="3F6FC452"/>
    <w:rsid w:val="3F771F14"/>
    <w:rsid w:val="3F98D9F8"/>
    <w:rsid w:val="3F9DB0AB"/>
    <w:rsid w:val="3FAD62C4"/>
    <w:rsid w:val="3FB2D971"/>
    <w:rsid w:val="3FB3967A"/>
    <w:rsid w:val="3FB47669"/>
    <w:rsid w:val="3FCD9B41"/>
    <w:rsid w:val="3FEB5932"/>
    <w:rsid w:val="3FEC30D6"/>
    <w:rsid w:val="3FFD22DD"/>
    <w:rsid w:val="3FFFD882"/>
    <w:rsid w:val="401684A4"/>
    <w:rsid w:val="402398E7"/>
    <w:rsid w:val="4026C92E"/>
    <w:rsid w:val="40301B2D"/>
    <w:rsid w:val="4037234F"/>
    <w:rsid w:val="403D0011"/>
    <w:rsid w:val="4056B9D7"/>
    <w:rsid w:val="40659B98"/>
    <w:rsid w:val="40682A3E"/>
    <w:rsid w:val="406C1031"/>
    <w:rsid w:val="408BD5F8"/>
    <w:rsid w:val="408E0653"/>
    <w:rsid w:val="409B04F6"/>
    <w:rsid w:val="409BAF2E"/>
    <w:rsid w:val="409C81B1"/>
    <w:rsid w:val="40A9604B"/>
    <w:rsid w:val="40D1CB8B"/>
    <w:rsid w:val="40E9625E"/>
    <w:rsid w:val="40EF18C1"/>
    <w:rsid w:val="40F6568A"/>
    <w:rsid w:val="410C8DDD"/>
    <w:rsid w:val="411AD8FA"/>
    <w:rsid w:val="4124C2E7"/>
    <w:rsid w:val="41359168"/>
    <w:rsid w:val="413C9BBD"/>
    <w:rsid w:val="414AEC25"/>
    <w:rsid w:val="414BDF1E"/>
    <w:rsid w:val="414F3C6E"/>
    <w:rsid w:val="4159D0F1"/>
    <w:rsid w:val="416166BB"/>
    <w:rsid w:val="416757D2"/>
    <w:rsid w:val="416B1CEB"/>
    <w:rsid w:val="41A3069A"/>
    <w:rsid w:val="41A3908B"/>
    <w:rsid w:val="41AF5819"/>
    <w:rsid w:val="41BB2F4A"/>
    <w:rsid w:val="41C74A6A"/>
    <w:rsid w:val="41F129B2"/>
    <w:rsid w:val="4204C06D"/>
    <w:rsid w:val="420F231F"/>
    <w:rsid w:val="4225C21B"/>
    <w:rsid w:val="42330170"/>
    <w:rsid w:val="4257FAA7"/>
    <w:rsid w:val="426FD5CE"/>
    <w:rsid w:val="4271F0CC"/>
    <w:rsid w:val="427BF2D3"/>
    <w:rsid w:val="429694D0"/>
    <w:rsid w:val="429B3059"/>
    <w:rsid w:val="429D6864"/>
    <w:rsid w:val="429F76B3"/>
    <w:rsid w:val="429FA4C3"/>
    <w:rsid w:val="42A14CE2"/>
    <w:rsid w:val="42A45F2D"/>
    <w:rsid w:val="42B7769C"/>
    <w:rsid w:val="42BE8C7C"/>
    <w:rsid w:val="42F07817"/>
    <w:rsid w:val="42F18A6F"/>
    <w:rsid w:val="42F28013"/>
    <w:rsid w:val="42FA9693"/>
    <w:rsid w:val="431FC3D4"/>
    <w:rsid w:val="432ACA7E"/>
    <w:rsid w:val="433C7EF0"/>
    <w:rsid w:val="43447E95"/>
    <w:rsid w:val="434947D0"/>
    <w:rsid w:val="435247FC"/>
    <w:rsid w:val="43535585"/>
    <w:rsid w:val="4362358B"/>
    <w:rsid w:val="43820C08"/>
    <w:rsid w:val="4382A9E9"/>
    <w:rsid w:val="438E8884"/>
    <w:rsid w:val="43AB7461"/>
    <w:rsid w:val="43C53B83"/>
    <w:rsid w:val="43CFB097"/>
    <w:rsid w:val="43E42DC6"/>
    <w:rsid w:val="43E6737A"/>
    <w:rsid w:val="43E71668"/>
    <w:rsid w:val="43ECD4A6"/>
    <w:rsid w:val="43F26AEF"/>
    <w:rsid w:val="43F2E6D2"/>
    <w:rsid w:val="43FDD3D4"/>
    <w:rsid w:val="4402CC5B"/>
    <w:rsid w:val="4411AA0D"/>
    <w:rsid w:val="4444A5D7"/>
    <w:rsid w:val="444A8DC8"/>
    <w:rsid w:val="4455E1CE"/>
    <w:rsid w:val="4456D11E"/>
    <w:rsid w:val="445F5248"/>
    <w:rsid w:val="4471BEBC"/>
    <w:rsid w:val="4476ABFE"/>
    <w:rsid w:val="447A843D"/>
    <w:rsid w:val="44846C88"/>
    <w:rsid w:val="4488BE11"/>
    <w:rsid w:val="448C9D4D"/>
    <w:rsid w:val="44CFB3E8"/>
    <w:rsid w:val="44DFD032"/>
    <w:rsid w:val="44EAB10C"/>
    <w:rsid w:val="44F56950"/>
    <w:rsid w:val="44FA489C"/>
    <w:rsid w:val="45042F9A"/>
    <w:rsid w:val="452F6A09"/>
    <w:rsid w:val="453CAD74"/>
    <w:rsid w:val="45441BD1"/>
    <w:rsid w:val="45458EA3"/>
    <w:rsid w:val="4556FBA6"/>
    <w:rsid w:val="455B8E31"/>
    <w:rsid w:val="457758BF"/>
    <w:rsid w:val="457F266B"/>
    <w:rsid w:val="458A4993"/>
    <w:rsid w:val="459FCDF4"/>
    <w:rsid w:val="45C7CF55"/>
    <w:rsid w:val="45CE3D8C"/>
    <w:rsid w:val="45DBB3B6"/>
    <w:rsid w:val="45F4F2F2"/>
    <w:rsid w:val="45FC911C"/>
    <w:rsid w:val="46117D74"/>
    <w:rsid w:val="461E3FEF"/>
    <w:rsid w:val="462AE9D5"/>
    <w:rsid w:val="463D0B63"/>
    <w:rsid w:val="4642CA7B"/>
    <w:rsid w:val="46531361"/>
    <w:rsid w:val="4666FAEA"/>
    <w:rsid w:val="466B00E4"/>
    <w:rsid w:val="466B3992"/>
    <w:rsid w:val="4670C399"/>
    <w:rsid w:val="4674AA8A"/>
    <w:rsid w:val="46755A47"/>
    <w:rsid w:val="46942B27"/>
    <w:rsid w:val="469E57C1"/>
    <w:rsid w:val="469EE0B4"/>
    <w:rsid w:val="46A197BB"/>
    <w:rsid w:val="46BD11A8"/>
    <w:rsid w:val="46D76A3C"/>
    <w:rsid w:val="46DDA785"/>
    <w:rsid w:val="4703637B"/>
    <w:rsid w:val="4709BA90"/>
    <w:rsid w:val="4710E20D"/>
    <w:rsid w:val="47141C66"/>
    <w:rsid w:val="472D0F47"/>
    <w:rsid w:val="4735103E"/>
    <w:rsid w:val="47400E9A"/>
    <w:rsid w:val="475479E2"/>
    <w:rsid w:val="4769F806"/>
    <w:rsid w:val="47701FF7"/>
    <w:rsid w:val="47712762"/>
    <w:rsid w:val="4778C2DF"/>
    <w:rsid w:val="477CC10D"/>
    <w:rsid w:val="4786C6A2"/>
    <w:rsid w:val="478D1165"/>
    <w:rsid w:val="478F861C"/>
    <w:rsid w:val="4796A531"/>
    <w:rsid w:val="479D68B2"/>
    <w:rsid w:val="47C6355A"/>
    <w:rsid w:val="47D0140D"/>
    <w:rsid w:val="47EC2A5B"/>
    <w:rsid w:val="47ED43DC"/>
    <w:rsid w:val="4807C974"/>
    <w:rsid w:val="4813A72C"/>
    <w:rsid w:val="4824DAE0"/>
    <w:rsid w:val="4828375D"/>
    <w:rsid w:val="4849059A"/>
    <w:rsid w:val="486746E2"/>
    <w:rsid w:val="488DC49F"/>
    <w:rsid w:val="4892C69C"/>
    <w:rsid w:val="48BA15A1"/>
    <w:rsid w:val="48CAD35E"/>
    <w:rsid w:val="48E50BAA"/>
    <w:rsid w:val="48F5DDBD"/>
    <w:rsid w:val="48FB5EBF"/>
    <w:rsid w:val="4909FE10"/>
    <w:rsid w:val="4911F74D"/>
    <w:rsid w:val="4912A8C7"/>
    <w:rsid w:val="49181C3A"/>
    <w:rsid w:val="491B7ED3"/>
    <w:rsid w:val="493F7C31"/>
    <w:rsid w:val="49410BC0"/>
    <w:rsid w:val="4959E219"/>
    <w:rsid w:val="496633FF"/>
    <w:rsid w:val="496BC104"/>
    <w:rsid w:val="496F04A5"/>
    <w:rsid w:val="4986D6E0"/>
    <w:rsid w:val="49876686"/>
    <w:rsid w:val="49A0692F"/>
    <w:rsid w:val="49A51040"/>
    <w:rsid w:val="49A887AB"/>
    <w:rsid w:val="49CE5DFA"/>
    <w:rsid w:val="49D18EB2"/>
    <w:rsid w:val="4A063FE1"/>
    <w:rsid w:val="4A11A88C"/>
    <w:rsid w:val="4A226762"/>
    <w:rsid w:val="4A918EF0"/>
    <w:rsid w:val="4AA3542D"/>
    <w:rsid w:val="4AA4B534"/>
    <w:rsid w:val="4AB05B9F"/>
    <w:rsid w:val="4AB9F086"/>
    <w:rsid w:val="4AC3DAFF"/>
    <w:rsid w:val="4AE3FB92"/>
    <w:rsid w:val="4B026A32"/>
    <w:rsid w:val="4B10A906"/>
    <w:rsid w:val="4B15ED4F"/>
    <w:rsid w:val="4B232067"/>
    <w:rsid w:val="4B55F7A3"/>
    <w:rsid w:val="4B563DAA"/>
    <w:rsid w:val="4B602DA3"/>
    <w:rsid w:val="4B6A8336"/>
    <w:rsid w:val="4B6D91C2"/>
    <w:rsid w:val="4B743839"/>
    <w:rsid w:val="4B7C006D"/>
    <w:rsid w:val="4B7C6D5A"/>
    <w:rsid w:val="4B8076DE"/>
    <w:rsid w:val="4B9301FE"/>
    <w:rsid w:val="4BA27D34"/>
    <w:rsid w:val="4BC7FDFC"/>
    <w:rsid w:val="4BCB2047"/>
    <w:rsid w:val="4BD4E85E"/>
    <w:rsid w:val="4BDC757D"/>
    <w:rsid w:val="4BECE287"/>
    <w:rsid w:val="4BF078D4"/>
    <w:rsid w:val="4BF5FD48"/>
    <w:rsid w:val="4C02478F"/>
    <w:rsid w:val="4C0F8866"/>
    <w:rsid w:val="4C19FBF3"/>
    <w:rsid w:val="4C232BD9"/>
    <w:rsid w:val="4C3E6CA8"/>
    <w:rsid w:val="4C59C13E"/>
    <w:rsid w:val="4C644C09"/>
    <w:rsid w:val="4C6917D2"/>
    <w:rsid w:val="4C7F973B"/>
    <w:rsid w:val="4C8BE893"/>
    <w:rsid w:val="4C92F877"/>
    <w:rsid w:val="4C93E285"/>
    <w:rsid w:val="4C970DF1"/>
    <w:rsid w:val="4CA1A05C"/>
    <w:rsid w:val="4CA8EF10"/>
    <w:rsid w:val="4CA9343E"/>
    <w:rsid w:val="4CAE4501"/>
    <w:rsid w:val="4CBA83F4"/>
    <w:rsid w:val="4CEA5087"/>
    <w:rsid w:val="4CF85DC0"/>
    <w:rsid w:val="4CF960D0"/>
    <w:rsid w:val="4D020AAA"/>
    <w:rsid w:val="4D03557C"/>
    <w:rsid w:val="4D092237"/>
    <w:rsid w:val="4D17B1F0"/>
    <w:rsid w:val="4D2007EA"/>
    <w:rsid w:val="4D266FA2"/>
    <w:rsid w:val="4D3ACF78"/>
    <w:rsid w:val="4D4C25BF"/>
    <w:rsid w:val="4D4E7F00"/>
    <w:rsid w:val="4D6639B9"/>
    <w:rsid w:val="4D6CF17A"/>
    <w:rsid w:val="4D8CE245"/>
    <w:rsid w:val="4D8DB521"/>
    <w:rsid w:val="4D96AE94"/>
    <w:rsid w:val="4DA50981"/>
    <w:rsid w:val="4DA75365"/>
    <w:rsid w:val="4DAE6B46"/>
    <w:rsid w:val="4DBAACC8"/>
    <w:rsid w:val="4DBC4F13"/>
    <w:rsid w:val="4DBDC27C"/>
    <w:rsid w:val="4DE9DCD6"/>
    <w:rsid w:val="4E0192BC"/>
    <w:rsid w:val="4E0AEAC9"/>
    <w:rsid w:val="4E15B21F"/>
    <w:rsid w:val="4E16EA71"/>
    <w:rsid w:val="4E202E7C"/>
    <w:rsid w:val="4E591AB3"/>
    <w:rsid w:val="4E6004D1"/>
    <w:rsid w:val="4E67E654"/>
    <w:rsid w:val="4E6F3F9D"/>
    <w:rsid w:val="4E8094FF"/>
    <w:rsid w:val="4E8FEB22"/>
    <w:rsid w:val="4ECD6E24"/>
    <w:rsid w:val="4F25AC4E"/>
    <w:rsid w:val="4F4A933A"/>
    <w:rsid w:val="4F697C9F"/>
    <w:rsid w:val="4FB4504E"/>
    <w:rsid w:val="4FBBD796"/>
    <w:rsid w:val="4FBF14C3"/>
    <w:rsid w:val="4FC0E027"/>
    <w:rsid w:val="4FC5D855"/>
    <w:rsid w:val="4FCB4B7D"/>
    <w:rsid w:val="4FE27CD7"/>
    <w:rsid w:val="4FE9B647"/>
    <w:rsid w:val="4FFC45C2"/>
    <w:rsid w:val="500C7EDF"/>
    <w:rsid w:val="50329B5F"/>
    <w:rsid w:val="5038BFA1"/>
    <w:rsid w:val="504AD612"/>
    <w:rsid w:val="506BBF97"/>
    <w:rsid w:val="506F17B7"/>
    <w:rsid w:val="50729EDC"/>
    <w:rsid w:val="5078F39D"/>
    <w:rsid w:val="507934E0"/>
    <w:rsid w:val="507E4214"/>
    <w:rsid w:val="509AFC74"/>
    <w:rsid w:val="50B55880"/>
    <w:rsid w:val="50D755A8"/>
    <w:rsid w:val="50F1E5B6"/>
    <w:rsid w:val="510B75B7"/>
    <w:rsid w:val="51161EB1"/>
    <w:rsid w:val="511CD808"/>
    <w:rsid w:val="514E360B"/>
    <w:rsid w:val="514F980A"/>
    <w:rsid w:val="5153FB23"/>
    <w:rsid w:val="5155C635"/>
    <w:rsid w:val="515A0E21"/>
    <w:rsid w:val="515EDF2E"/>
    <w:rsid w:val="51736656"/>
    <w:rsid w:val="517D7E54"/>
    <w:rsid w:val="51941A46"/>
    <w:rsid w:val="5194E358"/>
    <w:rsid w:val="51B23E70"/>
    <w:rsid w:val="51C77857"/>
    <w:rsid w:val="51C9DDFF"/>
    <w:rsid w:val="51CB3367"/>
    <w:rsid w:val="51E9D7B0"/>
    <w:rsid w:val="51FAD638"/>
    <w:rsid w:val="5207C640"/>
    <w:rsid w:val="52087B94"/>
    <w:rsid w:val="520A7549"/>
    <w:rsid w:val="5228918B"/>
    <w:rsid w:val="5254389C"/>
    <w:rsid w:val="525863B0"/>
    <w:rsid w:val="527355B0"/>
    <w:rsid w:val="527B81D9"/>
    <w:rsid w:val="527E077F"/>
    <w:rsid w:val="5281F6D6"/>
    <w:rsid w:val="5289F8D6"/>
    <w:rsid w:val="52AC7441"/>
    <w:rsid w:val="52B29A36"/>
    <w:rsid w:val="52C07D54"/>
    <w:rsid w:val="52C29BB2"/>
    <w:rsid w:val="52C4884A"/>
    <w:rsid w:val="52C7681A"/>
    <w:rsid w:val="52D3E617"/>
    <w:rsid w:val="52ED202D"/>
    <w:rsid w:val="52FF0408"/>
    <w:rsid w:val="530C2F46"/>
    <w:rsid w:val="5315DCFA"/>
    <w:rsid w:val="53206F19"/>
    <w:rsid w:val="533F6072"/>
    <w:rsid w:val="534EC6FF"/>
    <w:rsid w:val="5366FF4E"/>
    <w:rsid w:val="5385095C"/>
    <w:rsid w:val="539553D3"/>
    <w:rsid w:val="53985923"/>
    <w:rsid w:val="53A52ED4"/>
    <w:rsid w:val="53AA8885"/>
    <w:rsid w:val="53DE4043"/>
    <w:rsid w:val="53ED8A17"/>
    <w:rsid w:val="53FBA8DB"/>
    <w:rsid w:val="53FC7086"/>
    <w:rsid w:val="53FE5755"/>
    <w:rsid w:val="5435D207"/>
    <w:rsid w:val="5441A23C"/>
    <w:rsid w:val="544F6A0B"/>
    <w:rsid w:val="545E9F52"/>
    <w:rsid w:val="546A7FB2"/>
    <w:rsid w:val="54751DE9"/>
    <w:rsid w:val="547ED329"/>
    <w:rsid w:val="547F1D96"/>
    <w:rsid w:val="548F0842"/>
    <w:rsid w:val="54AA31A0"/>
    <w:rsid w:val="54AC2C8A"/>
    <w:rsid w:val="54C192C2"/>
    <w:rsid w:val="54D105C1"/>
    <w:rsid w:val="54D962A1"/>
    <w:rsid w:val="54DD3FB6"/>
    <w:rsid w:val="54EE49C9"/>
    <w:rsid w:val="5503CEF5"/>
    <w:rsid w:val="55246AE9"/>
    <w:rsid w:val="55260402"/>
    <w:rsid w:val="55324111"/>
    <w:rsid w:val="5535B015"/>
    <w:rsid w:val="553C2E02"/>
    <w:rsid w:val="554704EE"/>
    <w:rsid w:val="55598503"/>
    <w:rsid w:val="5562B038"/>
    <w:rsid w:val="5567ED56"/>
    <w:rsid w:val="5578852A"/>
    <w:rsid w:val="55850AFD"/>
    <w:rsid w:val="559B7E40"/>
    <w:rsid w:val="559C7ACC"/>
    <w:rsid w:val="55A48012"/>
    <w:rsid w:val="55B13BF8"/>
    <w:rsid w:val="55DE8121"/>
    <w:rsid w:val="56054A2C"/>
    <w:rsid w:val="560ED741"/>
    <w:rsid w:val="5621030B"/>
    <w:rsid w:val="5625D14B"/>
    <w:rsid w:val="56304EB7"/>
    <w:rsid w:val="563868AE"/>
    <w:rsid w:val="5655BF9E"/>
    <w:rsid w:val="567B1E6F"/>
    <w:rsid w:val="5694E5CC"/>
    <w:rsid w:val="56A17444"/>
    <w:rsid w:val="56A6100D"/>
    <w:rsid w:val="56B00096"/>
    <w:rsid w:val="56B0515F"/>
    <w:rsid w:val="56BB85DB"/>
    <w:rsid w:val="56BB85DB"/>
    <w:rsid w:val="56C5E5AC"/>
    <w:rsid w:val="56D8D847"/>
    <w:rsid w:val="56DEEEB8"/>
    <w:rsid w:val="56ECD0A2"/>
    <w:rsid w:val="56F9A9CC"/>
    <w:rsid w:val="56FE52A9"/>
    <w:rsid w:val="57081F39"/>
    <w:rsid w:val="57255217"/>
    <w:rsid w:val="572BBC6E"/>
    <w:rsid w:val="5731550D"/>
    <w:rsid w:val="5738EAB2"/>
    <w:rsid w:val="573DEC18"/>
    <w:rsid w:val="573FA636"/>
    <w:rsid w:val="574AC620"/>
    <w:rsid w:val="574C28ED"/>
    <w:rsid w:val="575A1C00"/>
    <w:rsid w:val="57609656"/>
    <w:rsid w:val="576AF0CA"/>
    <w:rsid w:val="5773F967"/>
    <w:rsid w:val="5775CCF6"/>
    <w:rsid w:val="5789BC68"/>
    <w:rsid w:val="579969D6"/>
    <w:rsid w:val="57A0C4FE"/>
    <w:rsid w:val="57AB8C83"/>
    <w:rsid w:val="57BFF3DA"/>
    <w:rsid w:val="57C8C353"/>
    <w:rsid w:val="57D0B88D"/>
    <w:rsid w:val="57ECA882"/>
    <w:rsid w:val="5834FCB5"/>
    <w:rsid w:val="5836DF79"/>
    <w:rsid w:val="583C7551"/>
    <w:rsid w:val="585EC431"/>
    <w:rsid w:val="58660173"/>
    <w:rsid w:val="58744F08"/>
    <w:rsid w:val="588662C6"/>
    <w:rsid w:val="588A33BA"/>
    <w:rsid w:val="58B8031F"/>
    <w:rsid w:val="58C1C06B"/>
    <w:rsid w:val="58C1D7B4"/>
    <w:rsid w:val="58CC32CE"/>
    <w:rsid w:val="58CDB720"/>
    <w:rsid w:val="58D8ABAB"/>
    <w:rsid w:val="58DAF7AC"/>
    <w:rsid w:val="5902D55C"/>
    <w:rsid w:val="590EBCC0"/>
    <w:rsid w:val="59173799"/>
    <w:rsid w:val="5935A9C3"/>
    <w:rsid w:val="593B02B7"/>
    <w:rsid w:val="594BEE77"/>
    <w:rsid w:val="596F68C9"/>
    <w:rsid w:val="59749D14"/>
    <w:rsid w:val="5982AFD6"/>
    <w:rsid w:val="598CA8D0"/>
    <w:rsid w:val="599A7DD5"/>
    <w:rsid w:val="59A786A6"/>
    <w:rsid w:val="59A8152C"/>
    <w:rsid w:val="59BE7A7F"/>
    <w:rsid w:val="59D6A5AA"/>
    <w:rsid w:val="59E014F4"/>
    <w:rsid w:val="59F46688"/>
    <w:rsid w:val="5A0D4B2F"/>
    <w:rsid w:val="5A1A1312"/>
    <w:rsid w:val="5A355A28"/>
    <w:rsid w:val="5A3D97A6"/>
    <w:rsid w:val="5A7B7015"/>
    <w:rsid w:val="5A7EA518"/>
    <w:rsid w:val="5A93D37E"/>
    <w:rsid w:val="5AA1FB9B"/>
    <w:rsid w:val="5AB76117"/>
    <w:rsid w:val="5AC1A667"/>
    <w:rsid w:val="5AC57B5F"/>
    <w:rsid w:val="5AD247C4"/>
    <w:rsid w:val="5ADF231D"/>
    <w:rsid w:val="5AE1CE4A"/>
    <w:rsid w:val="5AEDCC96"/>
    <w:rsid w:val="5AF26077"/>
    <w:rsid w:val="5B09BA2C"/>
    <w:rsid w:val="5B133BCD"/>
    <w:rsid w:val="5B136B4F"/>
    <w:rsid w:val="5B1860C6"/>
    <w:rsid w:val="5B1EAA1D"/>
    <w:rsid w:val="5B2C0F17"/>
    <w:rsid w:val="5B9DC540"/>
    <w:rsid w:val="5BAC6B5D"/>
    <w:rsid w:val="5BB1DFA0"/>
    <w:rsid w:val="5BBF522C"/>
    <w:rsid w:val="5BC46848"/>
    <w:rsid w:val="5BCB2C81"/>
    <w:rsid w:val="5BE16317"/>
    <w:rsid w:val="5BE461EB"/>
    <w:rsid w:val="5BE70911"/>
    <w:rsid w:val="5BEBA05A"/>
    <w:rsid w:val="5BF1C379"/>
    <w:rsid w:val="5BFE31DC"/>
    <w:rsid w:val="5C0D7D33"/>
    <w:rsid w:val="5C2150D5"/>
    <w:rsid w:val="5C4288FF"/>
    <w:rsid w:val="5C4DF6F1"/>
    <w:rsid w:val="5C5DA6DF"/>
    <w:rsid w:val="5C5DC28B"/>
    <w:rsid w:val="5C5FB1C3"/>
    <w:rsid w:val="5C64BD3E"/>
    <w:rsid w:val="5C6733EA"/>
    <w:rsid w:val="5C68B8C1"/>
    <w:rsid w:val="5C7246E9"/>
    <w:rsid w:val="5C7E2895"/>
    <w:rsid w:val="5CB27F56"/>
    <w:rsid w:val="5CBAE4F2"/>
    <w:rsid w:val="5CC4BD30"/>
    <w:rsid w:val="5CC6D82D"/>
    <w:rsid w:val="5CD0534E"/>
    <w:rsid w:val="5CD4A9BC"/>
    <w:rsid w:val="5CD6BF99"/>
    <w:rsid w:val="5D0D8390"/>
    <w:rsid w:val="5D0DA113"/>
    <w:rsid w:val="5D231205"/>
    <w:rsid w:val="5D2BB581"/>
    <w:rsid w:val="5D35ED9B"/>
    <w:rsid w:val="5D5A9718"/>
    <w:rsid w:val="5D67DBB7"/>
    <w:rsid w:val="5D785404"/>
    <w:rsid w:val="5D872AAE"/>
    <w:rsid w:val="5D967475"/>
    <w:rsid w:val="5DA34659"/>
    <w:rsid w:val="5DA5A439"/>
    <w:rsid w:val="5DAA6183"/>
    <w:rsid w:val="5DB4BCF8"/>
    <w:rsid w:val="5DB4C0FA"/>
    <w:rsid w:val="5DB75B1B"/>
    <w:rsid w:val="5DB936E4"/>
    <w:rsid w:val="5DDB4ED7"/>
    <w:rsid w:val="5DE789A0"/>
    <w:rsid w:val="5DF7D951"/>
    <w:rsid w:val="5E02FB81"/>
    <w:rsid w:val="5E0BB30B"/>
    <w:rsid w:val="5E0E75D5"/>
    <w:rsid w:val="5E16567B"/>
    <w:rsid w:val="5E1DBFBB"/>
    <w:rsid w:val="5E256466"/>
    <w:rsid w:val="5E262C7E"/>
    <w:rsid w:val="5E2E2FB7"/>
    <w:rsid w:val="5E2E93A5"/>
    <w:rsid w:val="5E4BE6DC"/>
    <w:rsid w:val="5E53C03C"/>
    <w:rsid w:val="5E5FB108"/>
    <w:rsid w:val="5EA374F8"/>
    <w:rsid w:val="5EA6D166"/>
    <w:rsid w:val="5EBA39EC"/>
    <w:rsid w:val="5EBE468E"/>
    <w:rsid w:val="5EC65594"/>
    <w:rsid w:val="5ECD73D1"/>
    <w:rsid w:val="5EE1E89E"/>
    <w:rsid w:val="5EF47911"/>
    <w:rsid w:val="5F1D109D"/>
    <w:rsid w:val="5F323874"/>
    <w:rsid w:val="5F5654F1"/>
    <w:rsid w:val="5F59970E"/>
    <w:rsid w:val="5F5F1FB2"/>
    <w:rsid w:val="5F7A8628"/>
    <w:rsid w:val="5FC57E16"/>
    <w:rsid w:val="5FCFE19E"/>
    <w:rsid w:val="5FD230E8"/>
    <w:rsid w:val="5FD53C4D"/>
    <w:rsid w:val="5FDC5467"/>
    <w:rsid w:val="5FDDD83D"/>
    <w:rsid w:val="5FF1256D"/>
    <w:rsid w:val="5FF6196D"/>
    <w:rsid w:val="5FFBEE9B"/>
    <w:rsid w:val="600C8576"/>
    <w:rsid w:val="601191E3"/>
    <w:rsid w:val="60305234"/>
    <w:rsid w:val="6037DA5B"/>
    <w:rsid w:val="60423F4E"/>
    <w:rsid w:val="604304C5"/>
    <w:rsid w:val="6060EAF6"/>
    <w:rsid w:val="6067DD75"/>
    <w:rsid w:val="6095AEC2"/>
    <w:rsid w:val="60BD3D45"/>
    <w:rsid w:val="610F6949"/>
    <w:rsid w:val="612F54BE"/>
    <w:rsid w:val="6148B5A1"/>
    <w:rsid w:val="614BA353"/>
    <w:rsid w:val="61521BE8"/>
    <w:rsid w:val="618033DA"/>
    <w:rsid w:val="61B4B9E2"/>
    <w:rsid w:val="61BE6922"/>
    <w:rsid w:val="61CB862D"/>
    <w:rsid w:val="61CE7FD6"/>
    <w:rsid w:val="61D33342"/>
    <w:rsid w:val="61E68F2B"/>
    <w:rsid w:val="6203BF88"/>
    <w:rsid w:val="620D99D6"/>
    <w:rsid w:val="620F7C6E"/>
    <w:rsid w:val="622987C9"/>
    <w:rsid w:val="622E08A5"/>
    <w:rsid w:val="6231B98D"/>
    <w:rsid w:val="62375968"/>
    <w:rsid w:val="623B3820"/>
    <w:rsid w:val="6256B042"/>
    <w:rsid w:val="6258D0E9"/>
    <w:rsid w:val="62606DBF"/>
    <w:rsid w:val="626BFCB0"/>
    <w:rsid w:val="627B89FE"/>
    <w:rsid w:val="627F6BAB"/>
    <w:rsid w:val="6282A2D7"/>
    <w:rsid w:val="62A11D65"/>
    <w:rsid w:val="62A8E000"/>
    <w:rsid w:val="62B1A168"/>
    <w:rsid w:val="62B65663"/>
    <w:rsid w:val="62B6A73C"/>
    <w:rsid w:val="62C06344"/>
    <w:rsid w:val="62C26181"/>
    <w:rsid w:val="62CEFB18"/>
    <w:rsid w:val="62EA1B0C"/>
    <w:rsid w:val="62ED0F8D"/>
    <w:rsid w:val="62FF891D"/>
    <w:rsid w:val="6304B6B5"/>
    <w:rsid w:val="631A56BB"/>
    <w:rsid w:val="631C4822"/>
    <w:rsid w:val="63303B2B"/>
    <w:rsid w:val="636B5C49"/>
    <w:rsid w:val="638F7FBD"/>
    <w:rsid w:val="63A6F4BF"/>
    <w:rsid w:val="63AD09C4"/>
    <w:rsid w:val="63AFF0D6"/>
    <w:rsid w:val="63BA9432"/>
    <w:rsid w:val="63C22EAD"/>
    <w:rsid w:val="63C29990"/>
    <w:rsid w:val="63DB257E"/>
    <w:rsid w:val="63DDD8CA"/>
    <w:rsid w:val="6408878E"/>
    <w:rsid w:val="640CE181"/>
    <w:rsid w:val="6415D0DA"/>
    <w:rsid w:val="642AFF4E"/>
    <w:rsid w:val="642FC7DB"/>
    <w:rsid w:val="643C080F"/>
    <w:rsid w:val="6460ECCA"/>
    <w:rsid w:val="6460F4AE"/>
    <w:rsid w:val="64646CBA"/>
    <w:rsid w:val="646E0853"/>
    <w:rsid w:val="6483AF1E"/>
    <w:rsid w:val="649940AC"/>
    <w:rsid w:val="64A598EA"/>
    <w:rsid w:val="64A73AD0"/>
    <w:rsid w:val="64BF338D"/>
    <w:rsid w:val="64BFA840"/>
    <w:rsid w:val="64D4C976"/>
    <w:rsid w:val="64D659D1"/>
    <w:rsid w:val="64D9C04B"/>
    <w:rsid w:val="64DBFB97"/>
    <w:rsid w:val="64E5A642"/>
    <w:rsid w:val="64FE4D73"/>
    <w:rsid w:val="65083948"/>
    <w:rsid w:val="6517DCB9"/>
    <w:rsid w:val="651DA6FD"/>
    <w:rsid w:val="656CDFEB"/>
    <w:rsid w:val="6577BAB7"/>
    <w:rsid w:val="65A01598"/>
    <w:rsid w:val="65A449C0"/>
    <w:rsid w:val="65BF0CCC"/>
    <w:rsid w:val="65C96E15"/>
    <w:rsid w:val="65D504B3"/>
    <w:rsid w:val="65DA5679"/>
    <w:rsid w:val="6603955F"/>
    <w:rsid w:val="66043CFC"/>
    <w:rsid w:val="6606BA90"/>
    <w:rsid w:val="660C32EC"/>
    <w:rsid w:val="662AC775"/>
    <w:rsid w:val="6631B6B1"/>
    <w:rsid w:val="6658F04C"/>
    <w:rsid w:val="665F7E66"/>
    <w:rsid w:val="6672B989"/>
    <w:rsid w:val="668533AB"/>
    <w:rsid w:val="66889DEE"/>
    <w:rsid w:val="66B5471B"/>
    <w:rsid w:val="66BEF230"/>
    <w:rsid w:val="66DC3382"/>
    <w:rsid w:val="66DF2CAA"/>
    <w:rsid w:val="66E18ACD"/>
    <w:rsid w:val="66E690DE"/>
    <w:rsid w:val="66E9F22D"/>
    <w:rsid w:val="66EAF301"/>
    <w:rsid w:val="66FC2506"/>
    <w:rsid w:val="670204D3"/>
    <w:rsid w:val="67095E19"/>
    <w:rsid w:val="671773E2"/>
    <w:rsid w:val="671B5C7E"/>
    <w:rsid w:val="67222DCC"/>
    <w:rsid w:val="67260FFF"/>
    <w:rsid w:val="672E82ED"/>
    <w:rsid w:val="675147E9"/>
    <w:rsid w:val="676BF515"/>
    <w:rsid w:val="67734AC6"/>
    <w:rsid w:val="677F7F07"/>
    <w:rsid w:val="678DDA49"/>
    <w:rsid w:val="679B7955"/>
    <w:rsid w:val="67A51666"/>
    <w:rsid w:val="67BD860A"/>
    <w:rsid w:val="67BEEB6B"/>
    <w:rsid w:val="67CD6548"/>
    <w:rsid w:val="67F6A04E"/>
    <w:rsid w:val="680C05BC"/>
    <w:rsid w:val="681A1CF1"/>
    <w:rsid w:val="6831715F"/>
    <w:rsid w:val="68412082"/>
    <w:rsid w:val="6880B931"/>
    <w:rsid w:val="68918A15"/>
    <w:rsid w:val="68D59E44"/>
    <w:rsid w:val="68D72F61"/>
    <w:rsid w:val="68E4B600"/>
    <w:rsid w:val="68F38A25"/>
    <w:rsid w:val="68F5344E"/>
    <w:rsid w:val="68F72B38"/>
    <w:rsid w:val="6900615D"/>
    <w:rsid w:val="691B3C44"/>
    <w:rsid w:val="6922F501"/>
    <w:rsid w:val="693B97BF"/>
    <w:rsid w:val="6956DF1D"/>
    <w:rsid w:val="695CA11F"/>
    <w:rsid w:val="69722561"/>
    <w:rsid w:val="69869C1D"/>
    <w:rsid w:val="698945DC"/>
    <w:rsid w:val="6997E639"/>
    <w:rsid w:val="699E3A91"/>
    <w:rsid w:val="69A233A3"/>
    <w:rsid w:val="69B4DE77"/>
    <w:rsid w:val="69BB5327"/>
    <w:rsid w:val="69BF34E0"/>
    <w:rsid w:val="69C15EEE"/>
    <w:rsid w:val="69C4E9FF"/>
    <w:rsid w:val="69D06CA5"/>
    <w:rsid w:val="69D194FA"/>
    <w:rsid w:val="69D6016D"/>
    <w:rsid w:val="69D726CE"/>
    <w:rsid w:val="69D8DB3F"/>
    <w:rsid w:val="69D9D485"/>
    <w:rsid w:val="69EA442B"/>
    <w:rsid w:val="6A025019"/>
    <w:rsid w:val="6A029CD0"/>
    <w:rsid w:val="6A240B1E"/>
    <w:rsid w:val="6A36C1C7"/>
    <w:rsid w:val="6A3E8E6C"/>
    <w:rsid w:val="6A477584"/>
    <w:rsid w:val="6A589103"/>
    <w:rsid w:val="6A5945F5"/>
    <w:rsid w:val="6A5B93EB"/>
    <w:rsid w:val="6A5BB4AE"/>
    <w:rsid w:val="6A6458FB"/>
    <w:rsid w:val="6A6D651F"/>
    <w:rsid w:val="6A7104FC"/>
    <w:rsid w:val="6A814E47"/>
    <w:rsid w:val="6AA13D3F"/>
    <w:rsid w:val="6AAF833B"/>
    <w:rsid w:val="6AB8AF5F"/>
    <w:rsid w:val="6ABA2F3C"/>
    <w:rsid w:val="6AC939AE"/>
    <w:rsid w:val="6ACF6253"/>
    <w:rsid w:val="6AD0441B"/>
    <w:rsid w:val="6ADA9B99"/>
    <w:rsid w:val="6B1F4F79"/>
    <w:rsid w:val="6B21BD17"/>
    <w:rsid w:val="6B2BA157"/>
    <w:rsid w:val="6B2F6099"/>
    <w:rsid w:val="6B6E24C7"/>
    <w:rsid w:val="6B705CF1"/>
    <w:rsid w:val="6B80190A"/>
    <w:rsid w:val="6B86C1F0"/>
    <w:rsid w:val="6B89084F"/>
    <w:rsid w:val="6BA234D2"/>
    <w:rsid w:val="6BACF67F"/>
    <w:rsid w:val="6BB74AD3"/>
    <w:rsid w:val="6BC6A609"/>
    <w:rsid w:val="6BE238B0"/>
    <w:rsid w:val="6BF333F0"/>
    <w:rsid w:val="6C0356D7"/>
    <w:rsid w:val="6C220B7F"/>
    <w:rsid w:val="6C6910BC"/>
    <w:rsid w:val="6C70DDC4"/>
    <w:rsid w:val="6C739B13"/>
    <w:rsid w:val="6C748FED"/>
    <w:rsid w:val="6C7B8FED"/>
    <w:rsid w:val="6C7C1083"/>
    <w:rsid w:val="6C8B208A"/>
    <w:rsid w:val="6C988011"/>
    <w:rsid w:val="6CA0D188"/>
    <w:rsid w:val="6CA898DF"/>
    <w:rsid w:val="6CAC60B4"/>
    <w:rsid w:val="6CAD3D62"/>
    <w:rsid w:val="6CBE4D21"/>
    <w:rsid w:val="6CE382FE"/>
    <w:rsid w:val="6D09C524"/>
    <w:rsid w:val="6D1A9604"/>
    <w:rsid w:val="6D1DDCC7"/>
    <w:rsid w:val="6D2DFA49"/>
    <w:rsid w:val="6D36A3FE"/>
    <w:rsid w:val="6D3B4355"/>
    <w:rsid w:val="6D44A479"/>
    <w:rsid w:val="6D4ED9A9"/>
    <w:rsid w:val="6D61DAD5"/>
    <w:rsid w:val="6D81CE1E"/>
    <w:rsid w:val="6D936305"/>
    <w:rsid w:val="6DD9863D"/>
    <w:rsid w:val="6DE31B14"/>
    <w:rsid w:val="6E0EF9FE"/>
    <w:rsid w:val="6E0F54C8"/>
    <w:rsid w:val="6E100D89"/>
    <w:rsid w:val="6E1CAC59"/>
    <w:rsid w:val="6E2A8B75"/>
    <w:rsid w:val="6E503F11"/>
    <w:rsid w:val="6E5FD6C8"/>
    <w:rsid w:val="6E66AEA5"/>
    <w:rsid w:val="6E795C22"/>
    <w:rsid w:val="6EA2EBBC"/>
    <w:rsid w:val="6EC3EF8D"/>
    <w:rsid w:val="6EC5535A"/>
    <w:rsid w:val="6ED5C9EF"/>
    <w:rsid w:val="6ED709AC"/>
    <w:rsid w:val="6EE9A83C"/>
    <w:rsid w:val="6EFBE72B"/>
    <w:rsid w:val="6F005E17"/>
    <w:rsid w:val="6F00B0D7"/>
    <w:rsid w:val="6F15627E"/>
    <w:rsid w:val="6F1DFF90"/>
    <w:rsid w:val="6F2B36D7"/>
    <w:rsid w:val="6F2D7474"/>
    <w:rsid w:val="6F37870C"/>
    <w:rsid w:val="6F678F12"/>
    <w:rsid w:val="6F7E09E5"/>
    <w:rsid w:val="6F83903F"/>
    <w:rsid w:val="6F90B78C"/>
    <w:rsid w:val="6F92F3AE"/>
    <w:rsid w:val="6F943629"/>
    <w:rsid w:val="6F97FFEC"/>
    <w:rsid w:val="6FB254BF"/>
    <w:rsid w:val="6FE2BC98"/>
    <w:rsid w:val="6FEA2376"/>
    <w:rsid w:val="6FF89A3E"/>
    <w:rsid w:val="6FFEF458"/>
    <w:rsid w:val="7002C645"/>
    <w:rsid w:val="700EA99A"/>
    <w:rsid w:val="700F39D9"/>
    <w:rsid w:val="701759C3"/>
    <w:rsid w:val="70218ABB"/>
    <w:rsid w:val="70545702"/>
    <w:rsid w:val="70545BA4"/>
    <w:rsid w:val="707EF072"/>
    <w:rsid w:val="70B452C5"/>
    <w:rsid w:val="70B481EA"/>
    <w:rsid w:val="70C29EDF"/>
    <w:rsid w:val="70E4B3EC"/>
    <w:rsid w:val="710681E2"/>
    <w:rsid w:val="71085398"/>
    <w:rsid w:val="7127815E"/>
    <w:rsid w:val="7130C38F"/>
    <w:rsid w:val="7130C954"/>
    <w:rsid w:val="71311C81"/>
    <w:rsid w:val="713AB6EA"/>
    <w:rsid w:val="71443091"/>
    <w:rsid w:val="714749A4"/>
    <w:rsid w:val="7151502B"/>
    <w:rsid w:val="7155B6E9"/>
    <w:rsid w:val="71610718"/>
    <w:rsid w:val="7172EA0D"/>
    <w:rsid w:val="717902AB"/>
    <w:rsid w:val="7188C330"/>
    <w:rsid w:val="719D0B20"/>
    <w:rsid w:val="71ACC828"/>
    <w:rsid w:val="71AFC8A4"/>
    <w:rsid w:val="71B4576F"/>
    <w:rsid w:val="720F2E9C"/>
    <w:rsid w:val="7230D52A"/>
    <w:rsid w:val="724716DC"/>
    <w:rsid w:val="724A6D39"/>
    <w:rsid w:val="724CA549"/>
    <w:rsid w:val="725595BA"/>
    <w:rsid w:val="7270A041"/>
    <w:rsid w:val="7274C658"/>
    <w:rsid w:val="7284C00F"/>
    <w:rsid w:val="728E9595"/>
    <w:rsid w:val="729D588C"/>
    <w:rsid w:val="72BB2336"/>
    <w:rsid w:val="72C9B6D7"/>
    <w:rsid w:val="72DBC19B"/>
    <w:rsid w:val="72F2C99D"/>
    <w:rsid w:val="73139EE2"/>
    <w:rsid w:val="732720A8"/>
    <w:rsid w:val="7344D851"/>
    <w:rsid w:val="734B49D1"/>
    <w:rsid w:val="73777D91"/>
    <w:rsid w:val="7377F48A"/>
    <w:rsid w:val="73B66038"/>
    <w:rsid w:val="73BAEE0F"/>
    <w:rsid w:val="73BBD3C1"/>
    <w:rsid w:val="73CB50D0"/>
    <w:rsid w:val="73DC83D5"/>
    <w:rsid w:val="7404A52C"/>
    <w:rsid w:val="74151630"/>
    <w:rsid w:val="742F3CC3"/>
    <w:rsid w:val="743B627B"/>
    <w:rsid w:val="743CA64E"/>
    <w:rsid w:val="7449F4C6"/>
    <w:rsid w:val="7465FFA6"/>
    <w:rsid w:val="7467CE26"/>
    <w:rsid w:val="747DF3B9"/>
    <w:rsid w:val="747F3BB2"/>
    <w:rsid w:val="749DEF09"/>
    <w:rsid w:val="749E6E85"/>
    <w:rsid w:val="74D24419"/>
    <w:rsid w:val="74D357CB"/>
    <w:rsid w:val="74DF75D4"/>
    <w:rsid w:val="7502BE42"/>
    <w:rsid w:val="75175BCB"/>
    <w:rsid w:val="752B525F"/>
    <w:rsid w:val="752DE5A7"/>
    <w:rsid w:val="752FFC71"/>
    <w:rsid w:val="75370F4E"/>
    <w:rsid w:val="75403B1C"/>
    <w:rsid w:val="75437D6B"/>
    <w:rsid w:val="7549DA2E"/>
    <w:rsid w:val="754DA971"/>
    <w:rsid w:val="7567284E"/>
    <w:rsid w:val="75725E7B"/>
    <w:rsid w:val="75779DE1"/>
    <w:rsid w:val="75785436"/>
    <w:rsid w:val="75791181"/>
    <w:rsid w:val="75858C5C"/>
    <w:rsid w:val="7590D18E"/>
    <w:rsid w:val="75A6076E"/>
    <w:rsid w:val="760DDA2B"/>
    <w:rsid w:val="7610D48D"/>
    <w:rsid w:val="761BE162"/>
    <w:rsid w:val="76268676"/>
    <w:rsid w:val="7626C78E"/>
    <w:rsid w:val="76271281"/>
    <w:rsid w:val="762FC0B4"/>
    <w:rsid w:val="76329864"/>
    <w:rsid w:val="763AE5AF"/>
    <w:rsid w:val="76CA2881"/>
    <w:rsid w:val="76D7E456"/>
    <w:rsid w:val="76E3FE6C"/>
    <w:rsid w:val="76EF23A8"/>
    <w:rsid w:val="770BC134"/>
    <w:rsid w:val="77199EDE"/>
    <w:rsid w:val="7735BA5A"/>
    <w:rsid w:val="7739941C"/>
    <w:rsid w:val="773D7B97"/>
    <w:rsid w:val="7742D2FB"/>
    <w:rsid w:val="774981EC"/>
    <w:rsid w:val="7749BCE6"/>
    <w:rsid w:val="775BF657"/>
    <w:rsid w:val="778C3AC6"/>
    <w:rsid w:val="7792221B"/>
    <w:rsid w:val="7795C507"/>
    <w:rsid w:val="77B40453"/>
    <w:rsid w:val="77B5077D"/>
    <w:rsid w:val="77CA3AA1"/>
    <w:rsid w:val="77E8BE17"/>
    <w:rsid w:val="77F13EE3"/>
    <w:rsid w:val="77F2C333"/>
    <w:rsid w:val="780F7AD9"/>
    <w:rsid w:val="78214014"/>
    <w:rsid w:val="7824070F"/>
    <w:rsid w:val="782879BD"/>
    <w:rsid w:val="786D8C74"/>
    <w:rsid w:val="787B9026"/>
    <w:rsid w:val="7881DFCE"/>
    <w:rsid w:val="788602B1"/>
    <w:rsid w:val="7887E9D8"/>
    <w:rsid w:val="788B4B30"/>
    <w:rsid w:val="78935095"/>
    <w:rsid w:val="789A08D2"/>
    <w:rsid w:val="78B597D4"/>
    <w:rsid w:val="78D96CA5"/>
    <w:rsid w:val="78FA80B3"/>
    <w:rsid w:val="78FB1C71"/>
    <w:rsid w:val="78FDFBB5"/>
    <w:rsid w:val="79079AAA"/>
    <w:rsid w:val="79163857"/>
    <w:rsid w:val="791B805D"/>
    <w:rsid w:val="792B0471"/>
    <w:rsid w:val="7932B739"/>
    <w:rsid w:val="79358E67"/>
    <w:rsid w:val="7935D6FE"/>
    <w:rsid w:val="796C442B"/>
    <w:rsid w:val="796F5951"/>
    <w:rsid w:val="79932915"/>
    <w:rsid w:val="799CC4BB"/>
    <w:rsid w:val="79A93F28"/>
    <w:rsid w:val="79DF6A10"/>
    <w:rsid w:val="79E85D45"/>
    <w:rsid w:val="79E88673"/>
    <w:rsid w:val="79E88880"/>
    <w:rsid w:val="7A1E45E8"/>
    <w:rsid w:val="7A1F5647"/>
    <w:rsid w:val="7A38C2CF"/>
    <w:rsid w:val="7A40E483"/>
    <w:rsid w:val="7A4C5226"/>
    <w:rsid w:val="7A83808E"/>
    <w:rsid w:val="7AA22C79"/>
    <w:rsid w:val="7AAB40EC"/>
    <w:rsid w:val="7ABDD9EE"/>
    <w:rsid w:val="7AC6DA08"/>
    <w:rsid w:val="7AC97FAD"/>
    <w:rsid w:val="7AD4546B"/>
    <w:rsid w:val="7AD600A6"/>
    <w:rsid w:val="7AD710A6"/>
    <w:rsid w:val="7AE2D95D"/>
    <w:rsid w:val="7B0C0AFF"/>
    <w:rsid w:val="7B142E68"/>
    <w:rsid w:val="7B16EE0A"/>
    <w:rsid w:val="7B2073AF"/>
    <w:rsid w:val="7B3239FE"/>
    <w:rsid w:val="7B3239FE"/>
    <w:rsid w:val="7B359147"/>
    <w:rsid w:val="7B4B77B9"/>
    <w:rsid w:val="7B5B2412"/>
    <w:rsid w:val="7B5C3C0C"/>
    <w:rsid w:val="7B6254DC"/>
    <w:rsid w:val="7B7BFC80"/>
    <w:rsid w:val="7B85B821"/>
    <w:rsid w:val="7B876E01"/>
    <w:rsid w:val="7B883F44"/>
    <w:rsid w:val="7B91B974"/>
    <w:rsid w:val="7B97B83D"/>
    <w:rsid w:val="7BB3052E"/>
    <w:rsid w:val="7BB77B14"/>
    <w:rsid w:val="7BC3669A"/>
    <w:rsid w:val="7BC8A2D9"/>
    <w:rsid w:val="7BDD4700"/>
    <w:rsid w:val="7BE13AD8"/>
    <w:rsid w:val="7BE31D40"/>
    <w:rsid w:val="7BE31DB3"/>
    <w:rsid w:val="7BE6C240"/>
    <w:rsid w:val="7BEA48BC"/>
    <w:rsid w:val="7BEE8DF3"/>
    <w:rsid w:val="7C0208F1"/>
    <w:rsid w:val="7C0423A3"/>
    <w:rsid w:val="7C10018A"/>
    <w:rsid w:val="7C3F7762"/>
    <w:rsid w:val="7C462929"/>
    <w:rsid w:val="7C536907"/>
    <w:rsid w:val="7C6278F7"/>
    <w:rsid w:val="7C63B444"/>
    <w:rsid w:val="7C6C1C31"/>
    <w:rsid w:val="7C6C1CB1"/>
    <w:rsid w:val="7C6EB9C4"/>
    <w:rsid w:val="7C8255E8"/>
    <w:rsid w:val="7C851C04"/>
    <w:rsid w:val="7C8E6B3D"/>
    <w:rsid w:val="7CA349C8"/>
    <w:rsid w:val="7CA58CC1"/>
    <w:rsid w:val="7CA717D9"/>
    <w:rsid w:val="7CA97C16"/>
    <w:rsid w:val="7CABDA57"/>
    <w:rsid w:val="7CB0A9F2"/>
    <w:rsid w:val="7CB42063"/>
    <w:rsid w:val="7CB71132"/>
    <w:rsid w:val="7CCCBC40"/>
    <w:rsid w:val="7CDA9399"/>
    <w:rsid w:val="7D06D017"/>
    <w:rsid w:val="7D0A154E"/>
    <w:rsid w:val="7D1074D7"/>
    <w:rsid w:val="7D285BA1"/>
    <w:rsid w:val="7D2A3111"/>
    <w:rsid w:val="7D4B4C45"/>
    <w:rsid w:val="7D4B4C45"/>
    <w:rsid w:val="7D4D7470"/>
    <w:rsid w:val="7D4E7A3C"/>
    <w:rsid w:val="7D4ED037"/>
    <w:rsid w:val="7D73980A"/>
    <w:rsid w:val="7D9B452D"/>
    <w:rsid w:val="7DCDB208"/>
    <w:rsid w:val="7DD08CC6"/>
    <w:rsid w:val="7DDB9C22"/>
    <w:rsid w:val="7DE7C2F5"/>
    <w:rsid w:val="7DEA6C0A"/>
    <w:rsid w:val="7E046D50"/>
    <w:rsid w:val="7E0F80C4"/>
    <w:rsid w:val="7E32E8A4"/>
    <w:rsid w:val="7E592694"/>
    <w:rsid w:val="7E597187"/>
    <w:rsid w:val="7E5C72FA"/>
    <w:rsid w:val="7E6F75C6"/>
    <w:rsid w:val="7E78A26E"/>
    <w:rsid w:val="7E8B79C5"/>
    <w:rsid w:val="7E8D64E9"/>
    <w:rsid w:val="7E91BC98"/>
    <w:rsid w:val="7E97B638"/>
    <w:rsid w:val="7EAEEC21"/>
    <w:rsid w:val="7EB1FF3A"/>
    <w:rsid w:val="7EB76CAB"/>
    <w:rsid w:val="7EBC5F52"/>
    <w:rsid w:val="7EC2B184"/>
    <w:rsid w:val="7ED82565"/>
    <w:rsid w:val="7EDEF65F"/>
    <w:rsid w:val="7EEAF66D"/>
    <w:rsid w:val="7F001EEF"/>
    <w:rsid w:val="7F1556C6"/>
    <w:rsid w:val="7F15EE36"/>
    <w:rsid w:val="7F277CFA"/>
    <w:rsid w:val="7F27CECF"/>
    <w:rsid w:val="7F2F51E4"/>
    <w:rsid w:val="7F37CD22"/>
    <w:rsid w:val="7F3A6174"/>
    <w:rsid w:val="7F5C367B"/>
    <w:rsid w:val="7F729E81"/>
    <w:rsid w:val="7F9641D5"/>
    <w:rsid w:val="7FAFF68E"/>
    <w:rsid w:val="7FB100BB"/>
    <w:rsid w:val="7FB65E0A"/>
    <w:rsid w:val="7FCB9480"/>
    <w:rsid w:val="7FDF7A21"/>
    <w:rsid w:val="7FE2CE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ersonName"/>
  <w:decimalSymbol w:val=","/>
  <w:listSeparator w:val=";"/>
  <w14:docId w14:val="6D96E1E4"/>
  <w15:docId w15:val="{23a93eb2-6463-49d0-809e-113345eb5b20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="Times New Roman" w:hAnsi="Times New Roman" w:eastAsia="Times New Roman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1" w:defUnhideWhenUsed="0" w:defQFormat="0" w:count="267">
    <w:lsdException w:name="Normal" w:uiPriority="0" w:semiHidden="0" w:qFormat="1"/>
    <w:lsdException w:name="heading 1" w:semiHidden="0" w:qFormat="1"/>
    <w:lsdException w:name="heading 2" w:semiHidden="0" w:qFormat="1"/>
    <w:lsdException w:name="heading 3" w:semiHidden="0" w:qFormat="1"/>
    <w:lsdException w:name="heading 4" w:semiHidden="0" w:qFormat="1"/>
    <w:lsdException w:name="heading 5" w:semiHidden="0" w:qFormat="1"/>
    <w:lsdException w:name="heading 6" w:semiHidden="0" w:qFormat="1"/>
    <w:lsdException w:name="heading 7" w:semiHidden="0" w:qFormat="1"/>
    <w:lsdException w:name="heading 8" w:semiHidden="0" w:qFormat="1"/>
    <w:lsdException w:name="heading 9" w:semiHidden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index heading" w:unhideWhenUsed="1"/>
    <w:lsdException w:name="caption" w:semiHidden="0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qFormat="1"/>
    <w:lsdException w:name="Closing" w:unhideWhenUsed="1"/>
    <w:lsdException w:name="Signature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uiPriority="11" w:semiHidden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Indent 3" w:unhideWhenUsed="1"/>
    <w:lsdException w:name="Block Text" w:unhideWhenUsed="1"/>
    <w:lsdException w:name="Strong" w:semiHidden="0" w:qFormat="1"/>
    <w:lsdException w:name="Emphasis" w:uiPriority="20" w:semiHidden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uiPriority="59" w:semiHidden="0"/>
    <w:lsdException w:name="Table Theme" w:unhideWhenUsed="1"/>
    <w:lsdException w:name="No Spacing" w:uiPriority="1" w:semiHidden="0" w:qFormat="1"/>
    <w:lsdException w:name="Light Shading" w:uiPriority="60" w:semiHidden="0"/>
    <w:lsdException w:name="Light List" w:uiPriority="61" w:semiHidden="0"/>
    <w:lsdException w:name="Light Grid" w:uiPriority="62" w:semiHidden="0"/>
    <w:lsdException w:name="Medium Shading 1" w:uiPriority="63" w:semiHidden="0"/>
    <w:lsdException w:name="Medium Shading 2" w:uiPriority="64" w:semiHidden="0"/>
    <w:lsdException w:name="Medium List 1" w:uiPriority="65" w:semiHidden="0"/>
    <w:lsdException w:name="Medium List 2" w:uiPriority="66" w:semiHidden="0"/>
    <w:lsdException w:name="Medium Grid 1" w:uiPriority="67" w:semiHidden="0"/>
    <w:lsdException w:name="Medium Grid 2" w:uiPriority="68" w:semiHidden="0"/>
    <w:lsdException w:name="Medium Grid 3" w:uiPriority="69" w:semiHidden="0"/>
    <w:lsdException w:name="Dark List" w:uiPriority="70" w:semiHidden="0"/>
    <w:lsdException w:name="Colorful Shading" w:uiPriority="71" w:semiHidden="0"/>
    <w:lsdException w:name="Colorful List" w:uiPriority="72" w:semiHidden="0"/>
    <w:lsdException w:name="Colorful Grid" w:uiPriority="73" w:semiHidden="0"/>
    <w:lsdException w:name="Light Shading Accent 1" w:uiPriority="60" w:semiHidden="0"/>
    <w:lsdException w:name="Light List Accent 1" w:uiPriority="61" w:semiHidden="0"/>
    <w:lsdException w:name="Light Grid Accent 1" w:uiPriority="62" w:semiHidden="0"/>
    <w:lsdException w:name="Medium Shading 1 Accent 1" w:uiPriority="63" w:semiHidden="0"/>
    <w:lsdException w:name="Medium Shading 2 Accent 1" w:uiPriority="64" w:semiHidden="0"/>
    <w:lsdException w:name="Medium List 1 Accent 1" w:uiPriority="65" w:semiHidden="0"/>
    <w:lsdException w:name="List Paragraph" w:uiPriority="34" w:semiHidden="0" w:qFormat="1"/>
    <w:lsdException w:name="Quote" w:uiPriority="29" w:semiHidden="0" w:qFormat="1"/>
    <w:lsdException w:name="Intense Quote" w:uiPriority="30" w:semiHidden="0" w:qFormat="1"/>
    <w:lsdException w:name="Medium List 2 Accent 1" w:uiPriority="66" w:semiHidden="0"/>
    <w:lsdException w:name="Medium Grid 1 Accent 1" w:uiPriority="67" w:semiHidden="0"/>
    <w:lsdException w:name="Medium Grid 2 Accent 1" w:uiPriority="68" w:semiHidden="0"/>
    <w:lsdException w:name="Medium Grid 3 Accent 1" w:uiPriority="69" w:semiHidden="0"/>
    <w:lsdException w:name="Dark List Accent 1" w:uiPriority="70" w:semiHidden="0"/>
    <w:lsdException w:name="Colorful Shading Accent 1" w:uiPriority="71" w:semiHidden="0"/>
    <w:lsdException w:name="Colorful List Accent 1" w:uiPriority="72" w:semiHidden="0"/>
    <w:lsdException w:name="Colorful Grid Accent 1" w:uiPriority="73" w:semiHidden="0"/>
    <w:lsdException w:name="Light Shading Accent 2" w:uiPriority="60" w:semiHidden="0"/>
    <w:lsdException w:name="Light List Accent 2" w:uiPriority="61" w:semiHidden="0"/>
    <w:lsdException w:name="Light Grid Accent 2" w:uiPriority="62" w:semiHidden="0"/>
    <w:lsdException w:name="Medium Shading 1 Accent 2" w:uiPriority="63" w:semiHidden="0"/>
    <w:lsdException w:name="Medium Shading 2 Accent 2" w:uiPriority="64" w:semiHidden="0"/>
    <w:lsdException w:name="Medium List 1 Accent 2" w:uiPriority="65" w:semiHidden="0"/>
    <w:lsdException w:name="Medium List 2 Accent 2" w:uiPriority="66" w:semiHidden="0"/>
    <w:lsdException w:name="Medium Grid 1 Accent 2" w:uiPriority="67" w:semiHidden="0"/>
    <w:lsdException w:name="Medium Grid 2 Accent 2" w:uiPriority="68" w:semiHidden="0"/>
    <w:lsdException w:name="Medium Grid 3 Accent 2" w:uiPriority="69" w:semiHidden="0"/>
    <w:lsdException w:name="Dark List Accent 2" w:uiPriority="70" w:semiHidden="0"/>
    <w:lsdException w:name="Colorful Shading Accent 2" w:uiPriority="71" w:semiHidden="0"/>
    <w:lsdException w:name="Colorful List Accent 2" w:uiPriority="72" w:semiHidden="0"/>
    <w:lsdException w:name="Colorful Grid Accent 2" w:uiPriority="73" w:semiHidden="0"/>
    <w:lsdException w:name="Light Shading Accent 3" w:uiPriority="60" w:semiHidden="0"/>
    <w:lsdException w:name="Light List Accent 3" w:uiPriority="61" w:semiHidden="0"/>
    <w:lsdException w:name="Light Grid Accent 3" w:uiPriority="62" w:semiHidden="0"/>
    <w:lsdException w:name="Medium Shading 1 Accent 3" w:uiPriority="63" w:semiHidden="0"/>
    <w:lsdException w:name="Medium Shading 2 Accent 3" w:uiPriority="64" w:semiHidden="0"/>
    <w:lsdException w:name="Medium List 1 Accent 3" w:uiPriority="65" w:semiHidden="0"/>
    <w:lsdException w:name="Medium List 2 Accent 3" w:uiPriority="66" w:semiHidden="0"/>
    <w:lsdException w:name="Medium Grid 1 Accent 3" w:uiPriority="67" w:semiHidden="0"/>
    <w:lsdException w:name="Medium Grid 2 Accent 3" w:uiPriority="68" w:semiHidden="0"/>
    <w:lsdException w:name="Medium Grid 3 Accent 3" w:uiPriority="69" w:semiHidden="0"/>
    <w:lsdException w:name="Dark List Accent 3" w:uiPriority="70" w:semiHidden="0"/>
    <w:lsdException w:name="Colorful Shading Accent 3" w:uiPriority="71" w:semiHidden="0"/>
    <w:lsdException w:name="Colorful List Accent 3" w:uiPriority="72" w:semiHidden="0"/>
    <w:lsdException w:name="Colorful Grid Accent 3" w:uiPriority="73" w:semiHidden="0"/>
    <w:lsdException w:name="Light Shading Accent 4" w:uiPriority="60" w:semiHidden="0"/>
    <w:lsdException w:name="Light List Accent 4" w:uiPriority="61" w:semiHidden="0"/>
    <w:lsdException w:name="Light Grid Accent 4" w:uiPriority="62" w:semiHidden="0"/>
    <w:lsdException w:name="Medium Shading 1 Accent 4" w:uiPriority="63" w:semiHidden="0"/>
    <w:lsdException w:name="Medium Shading 2 Accent 4" w:uiPriority="64" w:semiHidden="0"/>
    <w:lsdException w:name="Medium List 1 Accent 4" w:uiPriority="65" w:semiHidden="0"/>
    <w:lsdException w:name="Medium List 2 Accent 4" w:uiPriority="66" w:semiHidden="0"/>
    <w:lsdException w:name="Medium Grid 1 Accent 4" w:uiPriority="67" w:semiHidden="0"/>
    <w:lsdException w:name="Medium Grid 2 Accent 4" w:uiPriority="68" w:semiHidden="0"/>
    <w:lsdException w:name="Medium Grid 3 Accent 4" w:uiPriority="69" w:semiHidden="0"/>
    <w:lsdException w:name="Dark List Accent 4" w:uiPriority="70" w:semiHidden="0"/>
    <w:lsdException w:name="Colorful Shading Accent 4" w:uiPriority="71" w:semiHidden="0"/>
    <w:lsdException w:name="Colorful List Accent 4" w:uiPriority="72" w:semiHidden="0"/>
    <w:lsdException w:name="Colorful Grid Accent 4" w:uiPriority="73" w:semiHidden="0"/>
    <w:lsdException w:name="Light Shading Accent 5" w:uiPriority="60" w:semiHidden="0"/>
    <w:lsdException w:name="Light List Accent 5" w:uiPriority="61" w:semiHidden="0"/>
    <w:lsdException w:name="Light Grid Accent 5" w:uiPriority="62" w:semiHidden="0"/>
    <w:lsdException w:name="Medium Shading 1 Accent 5" w:uiPriority="63" w:semiHidden="0"/>
    <w:lsdException w:name="Medium Shading 2 Accent 5" w:uiPriority="64" w:semiHidden="0"/>
    <w:lsdException w:name="Medium List 1 Accent 5" w:uiPriority="65" w:semiHidden="0"/>
    <w:lsdException w:name="Medium List 2 Accent 5" w:uiPriority="66" w:semiHidden="0"/>
    <w:lsdException w:name="Medium Grid 1 Accent 5" w:uiPriority="67" w:semiHidden="0"/>
    <w:lsdException w:name="Medium Grid 2 Accent 5" w:uiPriority="68" w:semiHidden="0"/>
    <w:lsdException w:name="Medium Grid 3 Accent 5" w:uiPriority="69" w:semiHidden="0"/>
    <w:lsdException w:name="Dark List Accent 5" w:uiPriority="70" w:semiHidden="0"/>
    <w:lsdException w:name="Colorful Shading Accent 5" w:uiPriority="71" w:semiHidden="0"/>
    <w:lsdException w:name="Colorful List Accent 5" w:uiPriority="72" w:semiHidden="0"/>
    <w:lsdException w:name="Colorful Grid Accent 5" w:uiPriority="73" w:semiHidden="0"/>
    <w:lsdException w:name="Light Shading Accent 6" w:uiPriority="60" w:semiHidden="0"/>
    <w:lsdException w:name="Light List Accent 6" w:uiPriority="61" w:semiHidden="0"/>
    <w:lsdException w:name="Light Grid Accent 6" w:uiPriority="62" w:semiHidden="0"/>
    <w:lsdException w:name="Medium Shading 1 Accent 6" w:uiPriority="63" w:semiHidden="0"/>
    <w:lsdException w:name="Medium Shading 2 Accent 6" w:uiPriority="64" w:semiHidden="0"/>
    <w:lsdException w:name="Medium List 1 Accent 6" w:uiPriority="65" w:semiHidden="0"/>
    <w:lsdException w:name="Medium List 2 Accent 6" w:uiPriority="66" w:semiHidden="0"/>
    <w:lsdException w:name="Medium Grid 1 Accent 6" w:uiPriority="67" w:semiHidden="0"/>
    <w:lsdException w:name="Medium Grid 2 Accent 6" w:uiPriority="68" w:semiHidden="0"/>
    <w:lsdException w:name="Medium Grid 3 Accent 6" w:uiPriority="69" w:semiHidden="0"/>
    <w:lsdException w:name="Dark List Accent 6" w:uiPriority="70" w:semiHidden="0"/>
    <w:lsdException w:name="Colorful Shading Accent 6" w:uiPriority="71" w:semiHidden="0"/>
    <w:lsdException w:name="Colorful List Accent 6" w:uiPriority="72" w:semiHidden="0"/>
    <w:lsdException w:name="Colorful Grid Accent 6" w:uiPriority="73" w:semiHidden="0"/>
    <w:lsdException w:name="Subtle Emphasis" w:uiPriority="19" w:semiHidden="0" w:qFormat="1"/>
    <w:lsdException w:name="Intense Emphasis" w:uiPriority="21" w:semiHidden="0" w:qFormat="1"/>
    <w:lsdException w:name="Subtle Reference" w:uiPriority="31" w:semiHidden="0" w:qFormat="1"/>
    <w:lsdException w:name="Intense Reference" w:uiPriority="32" w:semiHidden="0" w:qFormat="1"/>
    <w:lsdException w:name="Book Title" w:uiPriority="33" w:semiHidden="0" w:qFormat="1"/>
    <w:lsdException w:name="Bibliography" w:uiPriority="37" w:unhideWhenUsed="1"/>
    <w:lsdException w:name="TOC Heading" w:uiPriority="39" w:unhideWhenUsed="1" w:qFormat="1"/>
  </w:latentStyles>
  <w:style w:type="paragraph" w:styleId="Normal" w:default="1">
    <w:name w:val="Normal"/>
    <w:qFormat/>
    <w:pPr>
      <w:suppressAutoHyphens/>
    </w:pPr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3D7EDF"/>
    <w:pPr>
      <w:keepNext/>
      <w:tabs>
        <w:tab w:val="left" w:pos="426"/>
      </w:tabs>
      <w:spacing w:before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50117"/>
    <w:pPr>
      <w:keepNext/>
      <w:numPr>
        <w:ilvl w:val="2"/>
        <w:numId w:val="7"/>
      </w:numPr>
      <w:spacing w:before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BodyText"/>
    <w:link w:val="Heading4Char"/>
    <w:autoRedefine/>
    <w:uiPriority w:val="99"/>
    <w:qFormat/>
    <w:pPr>
      <w:keepNext/>
      <w:numPr>
        <w:ilvl w:val="3"/>
        <w:numId w:val="5"/>
      </w:numPr>
      <w:spacing w:before="120" w:after="12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BodyText"/>
    <w:link w:val="Heading5Char"/>
    <w:autoRedefine/>
    <w:uiPriority w:val="99"/>
    <w:qFormat/>
    <w:pPr>
      <w:keepNext/>
      <w:spacing w:before="120" w:after="80"/>
      <w:outlineLvl w:val="4"/>
    </w:pPr>
    <w:rPr>
      <w:b/>
      <w:bCs/>
      <w:i/>
      <w:iCs/>
      <w:sz w:val="24"/>
      <w:szCs w:val="24"/>
    </w:rPr>
  </w:style>
  <w:style w:type="paragraph" w:styleId="Heading6">
    <w:name w:val="heading 6"/>
    <w:basedOn w:val="Normal"/>
    <w:next w:val="BodyText"/>
    <w:link w:val="Heading6Char"/>
    <w:uiPriority w:val="99"/>
    <w:qFormat/>
    <w:pPr>
      <w:keepNext/>
      <w:spacing w:before="80" w:after="80"/>
      <w:outlineLvl w:val="5"/>
    </w:pPr>
  </w:style>
  <w:style w:type="paragraph" w:styleId="Heading7">
    <w:name w:val="heading 7"/>
    <w:basedOn w:val="Normal"/>
    <w:next w:val="BodyText"/>
    <w:link w:val="Heading7Char"/>
    <w:uiPriority w:val="99"/>
    <w:qFormat/>
    <w:pPr>
      <w:keepNext/>
      <w:spacing w:before="80" w:after="60"/>
      <w:outlineLvl w:val="6"/>
    </w:pPr>
  </w:style>
  <w:style w:type="paragraph" w:styleId="Heading8">
    <w:name w:val="heading 8"/>
    <w:basedOn w:val="Normal"/>
    <w:next w:val="BodyText"/>
    <w:link w:val="Heading8Char"/>
    <w:uiPriority w:val="99"/>
    <w:qFormat/>
    <w:pPr>
      <w:keepNext/>
      <w:spacing w:before="80" w:after="60"/>
      <w:outlineLvl w:val="7"/>
    </w:pPr>
  </w:style>
  <w:style w:type="paragraph" w:styleId="Heading9">
    <w:name w:val="heading 9"/>
    <w:basedOn w:val="Normal"/>
    <w:next w:val="BodyText"/>
    <w:link w:val="Heading9Char"/>
    <w:uiPriority w:val="99"/>
    <w:qFormat/>
    <w:pPr>
      <w:keepNext/>
      <w:spacing w:before="80" w:after="60"/>
      <w:outlineLvl w:val="8"/>
    </w:pPr>
  </w:style>
  <w:style w:type="character" w:styleId="DefaultParagraphFont" w:default="1">
    <w:name w:val="Default Paragraph Font"/>
    <w:uiPriority w:val="99"/>
    <w:semiHidden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F723A6"/>
    <w:rPr>
      <w:rFonts w:asciiTheme="majorHAnsi" w:hAnsiTheme="majorHAnsi" w:eastAsiaTheme="majorEastAsia" w:cstheme="majorBidi"/>
      <w:b/>
      <w:bCs/>
      <w:kern w:val="32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F723A6"/>
    <w:rPr>
      <w:rFonts w:asciiTheme="majorHAnsi" w:hAnsiTheme="majorHAnsi" w:eastAsiaTheme="majorEastAsia" w:cstheme="majorBidi"/>
      <w:b/>
      <w:bCs/>
      <w:i/>
      <w:iCs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9"/>
    <w:rsid w:val="00F723A6"/>
    <w:rPr>
      <w:rFonts w:ascii="Arial" w:hAnsi="Arial" w:cs="Arial"/>
      <w:b/>
      <w:bCs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9"/>
    <w:rsid w:val="00F723A6"/>
    <w:rPr>
      <w:rFonts w:ascii="Arial" w:hAnsi="Arial" w:cs="Arial"/>
      <w:b/>
      <w:bCs/>
      <w:sz w:val="28"/>
      <w:szCs w:val="28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723A6"/>
    <w:rPr>
      <w:rFonts w:asciiTheme="minorHAnsi" w:hAnsiTheme="minorHAnsi" w:eastAsiaTheme="minorEastAsia" w:cstheme="minorBidi"/>
      <w:b/>
      <w:bCs/>
      <w:i/>
      <w:iCs/>
      <w:sz w:val="26"/>
      <w:szCs w:val="26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723A6"/>
    <w:rPr>
      <w:rFonts w:asciiTheme="minorHAnsi" w:hAnsiTheme="minorHAnsi" w:eastAsiaTheme="minorEastAsia" w:cstheme="minorBidi"/>
      <w:b/>
      <w:bCs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723A6"/>
    <w:rPr>
      <w:rFonts w:asciiTheme="minorHAnsi" w:hAnsiTheme="minorHAnsi" w:eastAsiaTheme="minorEastAsia" w:cstheme="minorBidi"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723A6"/>
    <w:rPr>
      <w:rFonts w:asciiTheme="minorHAnsi" w:hAnsiTheme="minorHAnsi" w:eastAsiaTheme="minorEastAsia" w:cstheme="minorBidi"/>
      <w:i/>
      <w:iCs/>
      <w:sz w:val="24"/>
      <w:szCs w:val="24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723A6"/>
    <w:rPr>
      <w:rFonts w:asciiTheme="majorHAnsi" w:hAnsiTheme="majorHAnsi" w:eastAsiaTheme="majorEastAsia" w:cstheme="majorBidi"/>
    </w:rPr>
  </w:style>
  <w:style w:type="paragraph" w:styleId="BodyText">
    <w:name w:val="Body Text"/>
    <w:basedOn w:val="Normal"/>
    <w:link w:val="BodyTextChar1"/>
    <w:uiPriority w:val="99"/>
    <w:pPr>
      <w:jc w:val="center"/>
    </w:pPr>
    <w:rPr>
      <w:rFonts w:ascii="Arial Narrow" w:hAnsi="Arial Narrow" w:cs="Arial Narrow"/>
      <w:i/>
      <w:iCs/>
    </w:rPr>
  </w:style>
  <w:style w:type="character" w:styleId="BodyTextChar" w:customStyle="1">
    <w:name w:val="Body Text Char"/>
    <w:basedOn w:val="DefaultParagraphFont"/>
    <w:link w:val="BodyText"/>
    <w:uiPriority w:val="99"/>
    <w:semiHidden/>
    <w:rsid w:val="00F723A6"/>
    <w:rPr>
      <w:rFonts w:ascii="Arial" w:hAnsi="Arial" w:cs="Arial"/>
    </w:rPr>
  </w:style>
  <w:style w:type="character" w:styleId="WW-Absatz-Standardschriftart" w:customStyle="1">
    <w:name w:val="WW-Absatz-Standardschriftart"/>
    <w:uiPriority w:val="99"/>
  </w:style>
  <w:style w:type="character" w:styleId="WW-Absatz-Standardschriftart1" w:customStyle="1">
    <w:name w:val="WW-Absatz-Standardschriftart1"/>
    <w:uiPriority w:val="99"/>
  </w:style>
  <w:style w:type="character" w:styleId="WW-Absatz-Standardschriftart11" w:customStyle="1">
    <w:name w:val="WW-Absatz-Standardschriftart11"/>
    <w:uiPriority w:val="99"/>
  </w:style>
  <w:style w:type="character" w:styleId="WW-Fontepargpadro" w:customStyle="1">
    <w:name w:val="WW-Fonte parág. padrão"/>
    <w:uiPriority w:val="99"/>
  </w:style>
  <w:style w:type="character" w:styleId="WW8Num1z0" w:customStyle="1">
    <w:name w:val="WW8Num1z0"/>
    <w:uiPriority w:val="99"/>
    <w:rPr>
      <w:rFonts w:ascii="Wingdings" w:hAnsi="Wingdings" w:cs="Wingdings"/>
    </w:rPr>
  </w:style>
  <w:style w:type="character" w:styleId="WW8Num2z0" w:customStyle="1">
    <w:name w:val="WW8Num2z0"/>
    <w:uiPriority w:val="99"/>
    <w:rPr>
      <w:rFonts w:ascii="Wingdings" w:hAnsi="Wingdings" w:cs="Wingdings"/>
    </w:rPr>
  </w:style>
  <w:style w:type="character" w:styleId="WW8Num3z0" w:customStyle="1">
    <w:name w:val="WW8Num3z0"/>
    <w:uiPriority w:val="99"/>
    <w:rPr>
      <w:rFonts w:ascii="Wingdings" w:hAnsi="Wingdings" w:cs="Wingdings"/>
      <w:color w:val="000000"/>
    </w:rPr>
  </w:style>
  <w:style w:type="character" w:styleId="WW8Num4z0" w:customStyle="1">
    <w:name w:val="WW8Num4z0"/>
    <w:uiPriority w:val="99"/>
    <w:rPr>
      <w:rFonts w:ascii="Symbol" w:hAnsi="Symbol" w:cs="Symbol"/>
    </w:rPr>
  </w:style>
  <w:style w:type="character" w:styleId="WW8Num7z0" w:customStyle="1">
    <w:name w:val="WW8Num7z0"/>
    <w:uiPriority w:val="99"/>
    <w:rPr>
      <w:rFonts w:ascii="Wingdings" w:hAnsi="Wingdings" w:cs="Wingdings"/>
    </w:rPr>
  </w:style>
  <w:style w:type="character" w:styleId="WW8Num9z0" w:customStyle="1">
    <w:name w:val="WW8Num9z0"/>
    <w:uiPriority w:val="99"/>
    <w:rPr>
      <w:rFonts w:ascii="Wingdings" w:hAnsi="Wingdings" w:cs="Wingdings"/>
    </w:rPr>
  </w:style>
  <w:style w:type="character" w:styleId="WW-WW8Num1z0" w:customStyle="1">
    <w:name w:val="WW-WW8Num1z0"/>
    <w:uiPriority w:val="99"/>
    <w:rPr>
      <w:rFonts w:ascii="Wingdings" w:hAnsi="Wingdings" w:cs="Wingdings"/>
    </w:rPr>
  </w:style>
  <w:style w:type="character" w:styleId="WW-WW8Num2z0" w:customStyle="1">
    <w:name w:val="WW-WW8Num2z0"/>
    <w:uiPriority w:val="99"/>
    <w:rPr>
      <w:rFonts w:ascii="Wingdings" w:hAnsi="Wingdings" w:cs="Wingdings"/>
    </w:rPr>
  </w:style>
  <w:style w:type="character" w:styleId="WW-WW8Num3z0" w:customStyle="1">
    <w:name w:val="WW-WW8Num3z0"/>
    <w:uiPriority w:val="99"/>
    <w:rPr>
      <w:rFonts w:ascii="Wingdings" w:hAnsi="Wingdings" w:cs="Wingdings"/>
    </w:rPr>
  </w:style>
  <w:style w:type="character" w:styleId="Hyperlink">
    <w:name w:val="Hyperlink"/>
    <w:basedOn w:val="DefaultParagraphFont"/>
    <w:uiPriority w:val="99"/>
    <w:rPr>
      <w:color w:val="000080"/>
      <w:u w:val="single"/>
    </w:rPr>
  </w:style>
  <w:style w:type="character" w:styleId="Marcasenmeros" w:customStyle="1">
    <w:name w:val="Marcas e números"/>
    <w:uiPriority w:val="99"/>
    <w:rPr>
      <w:rFonts w:ascii="StarBats" w:hAnsi="StarBats" w:cs="StarBats"/>
      <w:sz w:val="18"/>
      <w:szCs w:val="18"/>
    </w:rPr>
  </w:style>
  <w:style w:type="character" w:styleId="WW-Marcasenmeros" w:customStyle="1">
    <w:name w:val="WW-Marcas e números"/>
    <w:uiPriority w:val="99"/>
    <w:rPr>
      <w:rFonts w:ascii="StarBats" w:hAnsi="StarBats" w:cs="StarBats"/>
      <w:sz w:val="18"/>
      <w:szCs w:val="18"/>
    </w:rPr>
  </w:style>
  <w:style w:type="character" w:styleId="WW8Num1z01" w:customStyle="1">
    <w:name w:val="WW8Num1z01"/>
    <w:uiPriority w:val="99"/>
    <w:rPr>
      <w:rFonts w:ascii="Wingdings" w:hAnsi="Wingdings" w:cs="Wingdings"/>
    </w:rPr>
  </w:style>
  <w:style w:type="character" w:styleId="WW8Num2z01" w:customStyle="1">
    <w:name w:val="WW8Num2z01"/>
    <w:uiPriority w:val="99"/>
    <w:rPr>
      <w:rFonts w:ascii="Wingdings" w:hAnsi="Wingdings" w:cs="Wingdings"/>
    </w:rPr>
  </w:style>
  <w:style w:type="character" w:styleId="WW8Num3z01" w:customStyle="1">
    <w:name w:val="WW8Num3z01"/>
    <w:uiPriority w:val="99"/>
    <w:rPr>
      <w:rFonts w:ascii="Wingdings" w:hAnsi="Wingdings" w:cs="Wingdings"/>
      <w:color w:val="000000"/>
    </w:rPr>
  </w:style>
  <w:style w:type="character" w:styleId="WW8Num5z0" w:customStyle="1">
    <w:name w:val="WW8Num5z0"/>
    <w:uiPriority w:val="99"/>
    <w:rPr>
      <w:rFonts w:ascii="StarBats" w:hAnsi="StarBats" w:cs="StarBats"/>
      <w:sz w:val="18"/>
      <w:szCs w:val="18"/>
    </w:rPr>
  </w:style>
  <w:style w:type="character" w:styleId="WW8Num6z0" w:customStyle="1">
    <w:name w:val="WW8Num6z0"/>
    <w:uiPriority w:val="99"/>
    <w:rPr>
      <w:rFonts w:ascii="StarBats" w:hAnsi="StarBats" w:cs="StarBats"/>
      <w:sz w:val="18"/>
      <w:szCs w:val="18"/>
    </w:rPr>
  </w:style>
  <w:style w:type="character" w:styleId="WW8Num7z01" w:customStyle="1">
    <w:name w:val="WW8Num7z01"/>
    <w:uiPriority w:val="99"/>
    <w:rPr>
      <w:rFonts w:ascii="StarBats" w:hAnsi="StarBats" w:cs="StarBats"/>
      <w:sz w:val="18"/>
      <w:szCs w:val="18"/>
    </w:rPr>
  </w:style>
  <w:style w:type="character" w:styleId="WW8Num8z0" w:customStyle="1">
    <w:name w:val="WW8Num8z0"/>
    <w:uiPriority w:val="99"/>
    <w:rPr>
      <w:rFonts w:ascii="StarBats" w:hAnsi="StarBats" w:cs="StarBats"/>
      <w:sz w:val="18"/>
      <w:szCs w:val="18"/>
    </w:rPr>
  </w:style>
  <w:style w:type="character" w:styleId="WW8Num9z01" w:customStyle="1">
    <w:name w:val="WW8Num9z01"/>
    <w:uiPriority w:val="99"/>
    <w:rPr>
      <w:rFonts w:ascii="StarBats" w:hAnsi="StarBats" w:cs="StarBats"/>
      <w:sz w:val="18"/>
      <w:szCs w:val="18"/>
    </w:rPr>
  </w:style>
  <w:style w:type="character" w:styleId="WW8Num10z0" w:customStyle="1">
    <w:name w:val="WW8Num10z0"/>
    <w:uiPriority w:val="99"/>
    <w:rPr>
      <w:rFonts w:ascii="StarBats" w:hAnsi="StarBats" w:cs="StarBats"/>
      <w:sz w:val="18"/>
      <w:szCs w:val="18"/>
    </w:rPr>
  </w:style>
  <w:style w:type="character" w:styleId="WW8Num11z0" w:customStyle="1">
    <w:name w:val="WW8Num11z0"/>
    <w:uiPriority w:val="99"/>
    <w:rPr>
      <w:rFonts w:ascii="StarBats" w:hAnsi="StarBats" w:cs="StarBats"/>
      <w:sz w:val="18"/>
      <w:szCs w:val="18"/>
    </w:rPr>
  </w:style>
  <w:style w:type="paragraph" w:styleId="Title">
    <w:name w:val="Title"/>
    <w:basedOn w:val="Normal"/>
    <w:next w:val="BodyText"/>
    <w:link w:val="TitleChar"/>
    <w:uiPriority w:val="99"/>
    <w:qFormat/>
    <w:pPr>
      <w:keepNext/>
      <w:spacing w:before="240" w:after="120"/>
    </w:pPr>
    <w:rPr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rsid w:val="00F723A6"/>
    <w:rPr>
      <w:rFonts w:asciiTheme="majorHAnsi" w:hAnsiTheme="majorHAnsi" w:eastAsiaTheme="majorEastAsia" w:cstheme="majorBidi"/>
      <w:b/>
      <w:bCs/>
      <w:kern w:val="28"/>
      <w:sz w:val="32"/>
      <w:szCs w:val="32"/>
    </w:rPr>
  </w:style>
  <w:style w:type="paragraph" w:styleId="WW-Corpodetexto2" w:customStyle="1">
    <w:name w:val="WW-Corpo de texto 2"/>
    <w:basedOn w:val="Normal"/>
    <w:uiPriority w:val="99"/>
    <w:rPr>
      <w:rFonts w:ascii="Arial Narrow" w:hAnsi="Arial Narrow" w:cs="Arial Narrow"/>
      <w:i/>
      <w:iCs/>
    </w:rPr>
  </w:style>
  <w:style w:type="paragraph" w:styleId="BodyText2">
    <w:name w:val="Body Text 2"/>
    <w:basedOn w:val="Normal"/>
    <w:link w:val="BodyText2Char"/>
    <w:uiPriority w:val="99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F723A6"/>
    <w:rPr>
      <w:rFonts w:ascii="Arial" w:hAnsi="Arial" w:cs="Arial"/>
    </w:rPr>
  </w:style>
  <w:style w:type="paragraph" w:styleId="WW-Recuodecorpodetexto2" w:customStyle="1">
    <w:name w:val="WW-Recuo de corpo de texto 2"/>
    <w:basedOn w:val="Normal"/>
    <w:uiPriority w:val="99"/>
    <w:pPr>
      <w:ind w:left="708" w:firstLine="1"/>
    </w:pPr>
  </w:style>
  <w:style w:type="paragraph" w:styleId="WW-Recuodecorpodetexto3" w:customStyle="1">
    <w:name w:val="WW-Recuo de corpo de texto 3"/>
    <w:basedOn w:val="Normal"/>
    <w:uiPriority w:val="99"/>
    <w:pPr>
      <w:spacing w:before="120" w:after="120"/>
      <w:ind w:left="709" w:firstLine="709"/>
    </w:pPr>
    <w:rPr>
      <w:i/>
      <w:iCs/>
    </w:rPr>
  </w:style>
  <w:style w:type="paragraph" w:styleId="Interface2" w:customStyle="1">
    <w:name w:val="Interface 2"/>
    <w:basedOn w:val="Normal"/>
    <w:uiPriority w:val="99"/>
    <w:pPr>
      <w:keepLines/>
      <w:spacing w:before="80"/>
      <w:jc w:val="center"/>
    </w:pPr>
    <w:rPr>
      <w:sz w:val="20"/>
      <w:szCs w:val="20"/>
    </w:rPr>
  </w:style>
  <w:style w:type="paragraph" w:styleId="Caption">
    <w:name w:val="caption"/>
    <w:basedOn w:val="Normal"/>
    <w:uiPriority w:val="99"/>
    <w:qFormat/>
    <w:pPr>
      <w:spacing w:before="120" w:after="120"/>
    </w:pPr>
    <w:rPr>
      <w:i/>
      <w:iCs/>
      <w:sz w:val="20"/>
      <w:szCs w:val="20"/>
    </w:rPr>
  </w:style>
  <w:style w:type="paragraph" w:styleId="Tabela" w:customStyle="1">
    <w:name w:val="Tabela"/>
    <w:basedOn w:val="BodyText"/>
    <w:uiPriority w:val="99"/>
    <w:pPr>
      <w:keepNext/>
      <w:keepLines/>
      <w:spacing w:before="40" w:after="40"/>
      <w:jc w:val="left"/>
    </w:pPr>
    <w:rPr>
      <w:rFonts w:ascii="Times New Roman" w:hAnsi="Times New Roman" w:cs="Times New Roman"/>
      <w:i w:val="0"/>
      <w:iCs w:val="0"/>
    </w:rPr>
  </w:style>
  <w:style w:type="paragraph" w:styleId="WW-Corpodetexto3" w:customStyle="1">
    <w:name w:val="WW-Corpo de texto 3"/>
    <w:basedOn w:val="Normal"/>
    <w:uiPriority w:val="99"/>
    <w:pPr>
      <w:spacing w:after="120"/>
      <w:jc w:val="center"/>
    </w:pPr>
    <w:rPr>
      <w:b/>
      <w:bCs/>
      <w:i/>
      <w:iCs/>
      <w:sz w:val="28"/>
      <w:szCs w:val="28"/>
    </w:rPr>
  </w:style>
  <w:style w:type="paragraph" w:styleId="Contedodetabela" w:customStyle="1">
    <w:name w:val="Conteúdo de tabela"/>
    <w:basedOn w:val="BodyText"/>
    <w:uiPriority w:val="99"/>
  </w:style>
  <w:style w:type="paragraph" w:styleId="Ttulodetabela" w:customStyle="1">
    <w:name w:val="Título de tabela"/>
    <w:basedOn w:val="Contedodetabela"/>
    <w:uiPriority w:val="99"/>
    <w:rPr>
      <w:b/>
      <w:bCs/>
    </w:rPr>
  </w:style>
  <w:style w:type="paragraph" w:styleId="Requisito" w:customStyle="1">
    <w:name w:val="Requisito"/>
    <w:basedOn w:val="Heading3"/>
    <w:next w:val="Normal"/>
    <w:uiPriority w:val="99"/>
    <w:pPr>
      <w:widowControl w:val="0"/>
      <w:numPr>
        <w:ilvl w:val="0"/>
        <w:numId w:val="0"/>
      </w:numPr>
      <w:pBdr>
        <w:top w:val="single" w:color="auto" w:sz="6" w:space="1"/>
        <w:bottom w:val="single" w:color="auto" w:sz="6" w:space="1"/>
      </w:pBdr>
      <w:suppressAutoHyphens w:val="0"/>
      <w:autoSpaceDE w:val="0"/>
      <w:autoSpaceDN w:val="0"/>
      <w:spacing w:before="240" w:after="120"/>
      <w:outlineLvl w:val="9"/>
    </w:pPr>
  </w:style>
  <w:style w:type="paragraph" w:styleId="Prioridade" w:customStyle="1">
    <w:name w:val="Prioridade"/>
    <w:basedOn w:val="Normal"/>
    <w:uiPriority w:val="99"/>
    <w:pPr>
      <w:keepNext/>
      <w:widowControl w:val="0"/>
      <w:suppressAutoHyphens w:val="0"/>
      <w:autoSpaceDE w:val="0"/>
      <w:autoSpaceDN w:val="0"/>
      <w:spacing w:before="120" w:after="120"/>
    </w:pPr>
    <w:rPr>
      <w:b/>
      <w:bCs/>
      <w:sz w:val="20"/>
      <w:szCs w:val="20"/>
    </w:rPr>
  </w:style>
  <w:style w:type="paragraph" w:styleId="destaque1" w:customStyle="1">
    <w:name w:val="destaque 1"/>
    <w:next w:val="Normal"/>
    <w:uiPriority w:val="99"/>
    <w:pPr>
      <w:keepNext/>
      <w:widowControl w:val="0"/>
      <w:autoSpaceDE w:val="0"/>
      <w:autoSpaceDN w:val="0"/>
      <w:spacing w:before="240" w:after="120"/>
    </w:pPr>
    <w:rPr>
      <w:rFonts w:ascii="Arial" w:hAnsi="Arial" w:cs="Arial"/>
      <w:b/>
      <w:bCs/>
      <w:noProof/>
      <w:sz w:val="24"/>
      <w:szCs w:val="24"/>
      <w:lang w:val="en-US"/>
    </w:rPr>
  </w:style>
  <w:style w:type="paragraph" w:styleId="FluxoSecundrio" w:customStyle="1">
    <w:name w:val="FluxoSecundário"/>
    <w:basedOn w:val="Normal"/>
    <w:next w:val="Normal"/>
    <w:uiPriority w:val="99"/>
    <w:pPr>
      <w:widowControl w:val="0"/>
      <w:suppressAutoHyphens w:val="0"/>
      <w:autoSpaceDE w:val="0"/>
      <w:autoSpaceDN w:val="0"/>
      <w:spacing w:before="120" w:after="120"/>
    </w:pPr>
    <w:rPr>
      <w:b/>
      <w:bCs/>
      <w:sz w:val="20"/>
      <w:szCs w:val="20"/>
    </w:rPr>
  </w:style>
  <w:style w:type="paragraph" w:styleId="BodyTextIndent2">
    <w:name w:val="Body Text Indent 2"/>
    <w:basedOn w:val="Normal"/>
    <w:link w:val="BodyTextIndent2Char"/>
    <w:uiPriority w:val="99"/>
    <w:pPr>
      <w:tabs>
        <w:tab w:val="left" w:pos="1065"/>
      </w:tabs>
      <w:ind w:left="705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F723A6"/>
    <w:rPr>
      <w:rFonts w:ascii="Arial" w:hAnsi="Arial" w:cs="Arial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Arial Unicode MS" w:hAnsi="Arial Unicode MS" w:cs="Arial Unicode MS"/>
      <w:sz w:val="20"/>
      <w:szCs w:val="20"/>
      <w:lang w:val="en-US" w:eastAsia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F723A6"/>
    <w:rPr>
      <w:rFonts w:ascii="Courier New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pPr>
      <w:tabs>
        <w:tab w:val="center" w:pos="4252"/>
        <w:tab w:val="right" w:pos="8504"/>
      </w:tabs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F723A6"/>
    <w:rPr>
      <w:rFonts w:ascii="Arial" w:hAnsi="Arial" w:cs="Arial"/>
    </w:rPr>
  </w:style>
  <w:style w:type="character" w:styleId="PageNumber">
    <w:name w:val="page number"/>
    <w:basedOn w:val="DefaultParagraphFont"/>
    <w:uiPriority w:val="99"/>
  </w:style>
  <w:style w:type="paragraph" w:styleId="BodyText3">
    <w:name w:val="Body Text 3"/>
    <w:basedOn w:val="Normal"/>
    <w:link w:val="BodyText3Char"/>
    <w:uiPriority w:val="99"/>
    <w:pPr>
      <w:jc w:val="both"/>
    </w:pPr>
    <w:rPr>
      <w:sz w:val="20"/>
      <w:szCs w:val="20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F723A6"/>
    <w:rPr>
      <w:rFonts w:ascii="Arial" w:hAnsi="Arial" w:cs="Arial"/>
      <w:sz w:val="16"/>
      <w:szCs w:val="16"/>
    </w:rPr>
  </w:style>
  <w:style w:type="paragraph" w:styleId="ListBullet">
    <w:name w:val="List Bullet"/>
    <w:basedOn w:val="List"/>
    <w:autoRedefine/>
    <w:uiPriority w:val="99"/>
    <w:pPr>
      <w:numPr>
        <w:numId w:val="1"/>
      </w:numPr>
      <w:tabs>
        <w:tab w:val="clear" w:pos="720"/>
      </w:tabs>
      <w:spacing w:after="160"/>
    </w:pPr>
  </w:style>
  <w:style w:type="paragraph" w:styleId="List">
    <w:name w:val="List"/>
    <w:basedOn w:val="BodyText"/>
    <w:uiPriority w:val="99"/>
    <w:pPr>
      <w:tabs>
        <w:tab w:val="left" w:pos="720"/>
      </w:tabs>
      <w:suppressAutoHyphens w:val="0"/>
      <w:spacing w:before="80" w:after="80"/>
      <w:ind w:left="720" w:hanging="360"/>
      <w:jc w:val="both"/>
    </w:pPr>
    <w:rPr>
      <w:rFonts w:ascii="Times New Roman" w:hAnsi="Times New Roman" w:cs="Times New Roman"/>
      <w:i w:val="0"/>
      <w:iCs w:val="0"/>
    </w:rPr>
  </w:style>
  <w:style w:type="paragraph" w:styleId="ListBullet4">
    <w:name w:val="List Bullet 4"/>
    <w:basedOn w:val="ListBullet"/>
    <w:autoRedefine/>
    <w:uiPriority w:val="99"/>
    <w:pPr>
      <w:ind w:left="1800"/>
    </w:pPr>
  </w:style>
  <w:style w:type="paragraph" w:styleId="ListBullet5">
    <w:name w:val="List Bullet 5"/>
    <w:basedOn w:val="ListBullet"/>
    <w:autoRedefine/>
    <w:uiPriority w:val="99"/>
    <w:pPr>
      <w:ind w:left="2160"/>
    </w:pPr>
  </w:style>
  <w:style w:type="paragraph" w:styleId="Livre" w:customStyle="1">
    <w:name w:val="Livre"/>
    <w:uiPriority w:val="99"/>
    <w:rPr>
      <w:noProof/>
      <w:sz w:val="20"/>
      <w:szCs w:val="20"/>
    </w:rPr>
  </w:style>
  <w:style w:type="paragraph" w:styleId="Tabelareduzida" w:customStyle="1">
    <w:name w:val="Tabela reduzida"/>
    <w:basedOn w:val="Tabela"/>
    <w:uiPriority w:val="99"/>
    <w:pPr>
      <w:suppressAutoHyphens w:val="0"/>
    </w:pPr>
    <w:rPr>
      <w:sz w:val="20"/>
      <w:szCs w:val="20"/>
    </w:rPr>
  </w:style>
  <w:style w:type="paragraph" w:styleId="61Ttulo1" w:customStyle="1">
    <w:name w:val="6.1 Título 1"/>
    <w:basedOn w:val="Heading1"/>
    <w:uiPriority w:val="99"/>
    <w:pPr>
      <w:pBdr>
        <w:bottom w:val="single" w:color="000000" w:sz="2" w:space="0"/>
      </w:pBdr>
      <w:spacing w:before="120" w:after="240"/>
    </w:pPr>
    <w:rPr>
      <w:smallCaps/>
      <w:shadow/>
      <w:sz w:val="32"/>
      <w:szCs w:val="32"/>
    </w:rPr>
  </w:style>
  <w:style w:type="character" w:styleId="FollowedHyperlink">
    <w:name w:val="FollowedHyperlink"/>
    <w:basedOn w:val="DefaultParagraphFont"/>
    <w:uiPriority w:val="99"/>
    <w:rPr>
      <w:color w:val="800080"/>
      <w:u w:val="single"/>
    </w:rPr>
  </w:style>
  <w:style w:type="paragraph" w:styleId="61Ttulo2" w:customStyle="1">
    <w:name w:val="6.1 Título 2"/>
    <w:basedOn w:val="Normal"/>
    <w:autoRedefine/>
    <w:uiPriority w:val="99"/>
    <w:pPr>
      <w:widowControl w:val="0"/>
      <w:spacing w:before="120" w:after="240"/>
    </w:pPr>
    <w:rPr>
      <w:b/>
      <w:bCs/>
      <w:sz w:val="28"/>
      <w:szCs w:val="28"/>
    </w:rPr>
  </w:style>
  <w:style w:type="character" w:styleId="BodyTextChar1" w:customStyle="1">
    <w:name w:val="Body Text Char1"/>
    <w:link w:val="BodyText"/>
    <w:uiPriority w:val="99"/>
    <w:rsid w:val="00F24917"/>
    <w:rPr>
      <w:rFonts w:ascii="Arial Narrow" w:hAnsi="Arial Narrow" w:cs="Arial Narrow"/>
      <w:i/>
      <w:iCs/>
      <w:sz w:val="22"/>
      <w:szCs w:val="22"/>
    </w:rPr>
  </w:style>
  <w:style w:type="character" w:styleId="Strong">
    <w:name w:val="Strong"/>
    <w:basedOn w:val="DefaultParagraphFont"/>
    <w:uiPriority w:val="99"/>
    <w:qFormat/>
    <w:rsid w:val="00166492"/>
    <w:rPr>
      <w:b/>
      <w:bCs/>
    </w:rPr>
  </w:style>
  <w:style w:type="paragraph" w:styleId="NormalWeb">
    <w:name w:val="Normal (Web)"/>
    <w:basedOn w:val="Normal"/>
    <w:uiPriority w:val="99"/>
    <w:rsid w:val="00166492"/>
    <w:pPr>
      <w:suppressAutoHyphens w:val="0"/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apple-converted-space" w:customStyle="1">
    <w:name w:val="apple-converted-space"/>
    <w:uiPriority w:val="99"/>
    <w:rsid w:val="00166492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1589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89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89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89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2.xml" Id="rId8" /><Relationship Type="http://schemas.openxmlformats.org/officeDocument/2006/relationships/customXml" Target="../customXml/item3.xml" Id="rId13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customXml" Target="../customXml/item2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customXml" Target="../customXml/item1.xml" Id="rId11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comments" Target="/word/comments.xml" Id="Ra5371ef32bf7407a" /><Relationship Type="http://schemas.microsoft.com/office/2011/relationships/people" Target="/word/people.xml" Id="R0affd3ee41c84f52" /><Relationship Type="http://schemas.microsoft.com/office/2011/relationships/commentsExtended" Target="/word/commentsExtended.xml" Id="Ra372385b450e40e2" /><Relationship Type="http://schemas.microsoft.com/office/2016/09/relationships/commentsIds" Target="/word/commentsIds.xml" Id="R9b3b95729a6d4a04" /><Relationship Type="http://schemas.microsoft.com/office/2018/08/relationships/commentsExtensible" Target="/word/commentsExtensible.xml" Id="Rddb8e791e80d4211" /><Relationship Type="http://schemas.openxmlformats.org/officeDocument/2006/relationships/image" Target="/media/imagea.png" Id="Re99c95e327e64304" /><Relationship Type="http://schemas.openxmlformats.org/officeDocument/2006/relationships/image" Target="/media/imageb.png" Id="Ra5e6e092d2b94057" /><Relationship Type="http://schemas.openxmlformats.org/officeDocument/2006/relationships/image" Target="/media/image10.png" Id="Rba4b55a128d9474c" /><Relationship Type="http://schemas.openxmlformats.org/officeDocument/2006/relationships/image" Target="/media/image11.png" Id="R3779562eff8e4c30" /><Relationship Type="http://schemas.openxmlformats.org/officeDocument/2006/relationships/image" Target="/media/image12.png" Id="R0f12f009db514be8" /><Relationship Type="http://schemas.openxmlformats.org/officeDocument/2006/relationships/image" Target="/media/image13.png" Id="Rac29a3c244c945af" /><Relationship Type="http://schemas.openxmlformats.org/officeDocument/2006/relationships/image" Target="/media/image14.png" Id="R68ba8fe3b84c4122" /><Relationship Type="http://schemas.openxmlformats.org/officeDocument/2006/relationships/image" Target="/media/image2.jpg" Id="R16c7e7f31e514ac4" /><Relationship Type="http://schemas.openxmlformats.org/officeDocument/2006/relationships/image" Target="/media/image15.png" Id="Rcbcb030bd9324665" /><Relationship Type="http://schemas.openxmlformats.org/officeDocument/2006/relationships/image" Target="/media/image1b.png" Id="Rd569bc92e98b41a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8B49D5C9B73549B5A23F184927EBF9" ma:contentTypeVersion="4" ma:contentTypeDescription="Crie um novo documento." ma:contentTypeScope="" ma:versionID="251c896261af46b7ad7dae67148da057">
  <xsd:schema xmlns:xsd="http://www.w3.org/2001/XMLSchema" xmlns:xs="http://www.w3.org/2001/XMLSchema" xmlns:p="http://schemas.microsoft.com/office/2006/metadata/properties" xmlns:ns2="3b6ba3df-a23b-45ea-a0fd-9156707e12cd" targetNamespace="http://schemas.microsoft.com/office/2006/metadata/properties" ma:root="true" ma:fieldsID="8626d00fc7f06e65048a33be99e469aa" ns2:_="">
    <xsd:import namespace="3b6ba3df-a23b-45ea-a0fd-9156707e12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6ba3df-a23b-45ea-a0fd-9156707e12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AD264C3-EE00-4205-89BE-3873DE9A5EAB}"/>
</file>

<file path=customXml/itemProps2.xml><?xml version="1.0" encoding="utf-8"?>
<ds:datastoreItem xmlns:ds="http://schemas.openxmlformats.org/officeDocument/2006/customXml" ds:itemID="{E55B6278-49A9-457D-B7F0-A262567BD538}"/>
</file>

<file path=customXml/itemProps3.xml><?xml version="1.0" encoding="utf-8"?>
<ds:datastoreItem xmlns:ds="http://schemas.openxmlformats.org/officeDocument/2006/customXml" ds:itemID="{EEBBDADA-AC6A-410B-94C0-D8776D5C3DF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Normal_Wordconv</ap:Template>
  <ap:Application>Microsoft Word for the web</ap:Application>
  <ap:DocSecurity>0</ap:DocSecurity>
  <ap:ScaleCrop>false</ap:ScaleCrop>
  <ap:Company>erte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Requisitos Funcionais</dc:title>
  <dc:subject/>
  <dc:creator>RENATA</dc:creator>
  <keywords/>
  <dc:description/>
  <lastModifiedBy>Carlos Eduardo Paulino Silva</lastModifiedBy>
  <revision>29</revision>
  <dcterms:created xsi:type="dcterms:W3CDTF">2020-09-02T02:25:00.0000000Z</dcterms:created>
  <dcterms:modified xsi:type="dcterms:W3CDTF">2021-03-22T20:42:58.6570345Z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0x0101005D8B49D5C9B73549B5A23F184927EBF9</vt:lpwstr>
  </property>
</Properties>
</file>